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25C4" w:rsidRDefault="00F525C4" w:rsidP="00F525C4">
      <w:bookmarkStart w:id="0" w:name="_GoBack"/>
      <w:bookmarkEnd w:id="0"/>
    </w:p>
    <w:p w:rsidR="00F525C4" w:rsidRDefault="00F525C4" w:rsidP="00F525C4">
      <w:pPr>
        <w:jc w:val="center"/>
      </w:pPr>
    </w:p>
    <w:p w:rsidR="00F525C4" w:rsidRDefault="000C1060" w:rsidP="00F525C4">
      <w:r>
        <w:rPr>
          <w:noProof/>
          <w:lang w:eastAsia="en-NZ"/>
        </w:rPr>
        <w:drawing>
          <wp:anchor distT="0" distB="0" distL="114300" distR="114300" simplePos="0" relativeHeight="251672576" behindDoc="0" locked="1" layoutInCell="1" allowOverlap="0">
            <wp:simplePos x="0" y="0"/>
            <wp:positionH relativeFrom="margin">
              <wp:align>center</wp:align>
            </wp:positionH>
            <wp:positionV relativeFrom="page">
              <wp:posOffset>1476375</wp:posOffset>
            </wp:positionV>
            <wp:extent cx="3790800" cy="114840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ik_OnScreen_RGB_H-emf.emf"/>
                    <pic:cNvPicPr/>
                  </pic:nvPicPr>
                  <pic:blipFill>
                    <a:blip r:embed="rId8">
                      <a:extLst>
                        <a:ext uri="{28A0092B-C50C-407E-A947-70E740481C1C}">
                          <a14:useLocalDpi xmlns:a14="http://schemas.microsoft.com/office/drawing/2010/main" val="0"/>
                        </a:ext>
                      </a:extLst>
                    </a:blip>
                    <a:stretch>
                      <a:fillRect/>
                    </a:stretch>
                  </pic:blipFill>
                  <pic:spPr>
                    <a:xfrm>
                      <a:off x="0" y="0"/>
                      <a:ext cx="3790800" cy="1148400"/>
                    </a:xfrm>
                    <a:prstGeom prst="rect">
                      <a:avLst/>
                    </a:prstGeom>
                  </pic:spPr>
                </pic:pic>
              </a:graphicData>
            </a:graphic>
            <wp14:sizeRelH relativeFrom="margin">
              <wp14:pctWidth>0</wp14:pctWidth>
            </wp14:sizeRelH>
            <wp14:sizeRelV relativeFrom="margin">
              <wp14:pctHeight>0</wp14:pctHeight>
            </wp14:sizeRelV>
          </wp:anchor>
        </w:drawing>
      </w:r>
    </w:p>
    <w:p w:rsidR="008835FD" w:rsidRDefault="000C1060" w:rsidP="0095656E">
      <w:pPr>
        <w:sectPr w:rsidR="008835FD" w:rsidSect="004D4C95">
          <w:headerReference w:type="default" r:id="rId9"/>
          <w:pgSz w:w="11906" w:h="16838"/>
          <w:pgMar w:top="1440" w:right="1440" w:bottom="1440" w:left="1440" w:header="708" w:footer="708" w:gutter="0"/>
          <w:pgNumType w:fmt="lowerRoman" w:start="1"/>
          <w:cols w:space="708"/>
          <w:titlePg/>
          <w:docGrid w:linePitch="360"/>
        </w:sectPr>
      </w:pPr>
      <w:r>
        <w:rPr>
          <w:noProof/>
          <w:lang w:eastAsia="en-NZ"/>
        </w:rPr>
        <mc:AlternateContent>
          <mc:Choice Requires="wps">
            <w:drawing>
              <wp:anchor distT="0" distB="0" distL="114300" distR="114300" simplePos="0" relativeHeight="251659264" behindDoc="0" locked="0" layoutInCell="1" allowOverlap="1">
                <wp:simplePos x="0" y="0"/>
                <wp:positionH relativeFrom="margin">
                  <wp:posOffset>0</wp:posOffset>
                </wp:positionH>
                <wp:positionV relativeFrom="page">
                  <wp:posOffset>6067313</wp:posOffset>
                </wp:positionV>
                <wp:extent cx="5709285" cy="1053465"/>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053465"/>
                        </a:xfrm>
                        <a:prstGeom prst="rect">
                          <a:avLst/>
                        </a:prstGeom>
                        <a:noFill/>
                        <a:ln w="9525">
                          <a:noFill/>
                          <a:miter lim="800000"/>
                          <a:headEnd/>
                          <a:tailEnd/>
                        </a:ln>
                      </wps:spPr>
                      <wps:txbx>
                        <w:txbxContent>
                          <w:p w:rsidR="00E467F3" w:rsidRPr="00EC248D" w:rsidRDefault="00E467F3" w:rsidP="000C1060">
                            <w:pPr>
                              <w:pStyle w:val="DocumentAuthor"/>
                              <w:rPr>
                                <w:rFonts w:asciiTheme="majorHAnsi" w:hAnsiTheme="majorHAnsi" w:cstheme="majorHAnsi"/>
                              </w:rPr>
                            </w:pPr>
                            <w:r>
                              <w:rPr>
                                <w:rFonts w:asciiTheme="majorHAnsi" w:hAnsiTheme="majorHAnsi" w:cstheme="majorHAnsi"/>
                              </w:rPr>
                              <w:t>Mitchell Grout</w:t>
                            </w:r>
                          </w:p>
                          <w:p w:rsidR="00E467F3" w:rsidRPr="00426F31" w:rsidRDefault="00E467F3" w:rsidP="000C1060">
                            <w:pPr>
                              <w:pStyle w:val="DocumentAuthor"/>
                              <w:rPr>
                                <w:rFonts w:cs="Linux Biolinum"/>
                              </w:rPr>
                            </w:pPr>
                          </w:p>
                        </w:txbxContent>
                      </wps:txbx>
                      <wps:bodyPr rot="0" vert="horz" wrap="square" lIns="91440" tIns="45720" rIns="91440" bIns="45720" anchor="t" anchorCtr="0">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77.75pt;width:449.55pt;height:82.95pt;z-index:251659264;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" filled="f" stroked="f">
                <v:textbox style="mso-fit-shape-to-text:t">
                  <w:txbxContent>
                    <w:p w:rsidR="00E467F3" w:rsidRPr="00EC248D" w:rsidRDefault="00E467F3" w:rsidP="000C1060">
                      <w:pPr>
                        <w:pStyle w:val="DocumentAuthor"/>
                        <w:rPr>
                          <w:rFonts w:asciiTheme="majorHAnsi" w:hAnsiTheme="majorHAnsi" w:cstheme="majorHAnsi"/>
                        </w:rPr>
                      </w:pPr>
                      <w:r>
                        <w:rPr>
                          <w:rFonts w:asciiTheme="majorHAnsi" w:hAnsiTheme="majorHAnsi" w:cstheme="majorHAnsi"/>
                        </w:rPr>
                        <w:t>Mitchell Grout</w:t>
                      </w:r>
                    </w:p>
                    <w:p w:rsidR="00E467F3" w:rsidRPr="00426F31" w:rsidRDefault="00E467F3" w:rsidP="000C1060">
                      <w:pPr>
                        <w:pStyle w:val="DocumentAuthor"/>
                        <w:rPr>
                          <w:rFonts w:cs="Linux Biolinum"/>
                        </w:rPr>
                      </w:pPr>
                    </w:p>
                  </w:txbxContent>
                </v:textbox>
                <w10:wrap type="topAndBottom" anchorx="margin" anchory="page"/>
              </v:shape>
            </w:pict>
          </mc:Fallback>
        </mc:AlternateContent>
      </w:r>
      <w:r>
        <w:rPr>
          <w:noProof/>
          <w:lang w:eastAsia="en-NZ"/>
        </w:rPr>
        <mc:AlternateContent>
          <mc:Choice Requires="wps">
            <w:drawing>
              <wp:anchor distT="45720" distB="45720" distL="114300" distR="114300" simplePos="0" relativeHeight="251669504" behindDoc="0" locked="0" layoutInCell="1" allowOverlap="1">
                <wp:simplePos x="0" y="0"/>
                <wp:positionH relativeFrom="margin">
                  <wp:posOffset>1097280</wp:posOffset>
                </wp:positionH>
                <wp:positionV relativeFrom="page">
                  <wp:posOffset>7573384</wp:posOffset>
                </wp:positionV>
                <wp:extent cx="3528060" cy="4635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8060" cy="463550"/>
                        </a:xfrm>
                        <a:prstGeom prst="rect">
                          <a:avLst/>
                        </a:prstGeom>
                        <a:solidFill>
                          <a:srgbClr val="FFFFFF"/>
                        </a:solidFill>
                        <a:ln w="9525">
                          <a:noFill/>
                          <a:miter lim="800000"/>
                          <a:headEnd/>
                          <a:tailEnd/>
                        </a:ln>
                      </wps:spPr>
                      <wps:txbx>
                        <w:txbxContent>
                          <w:p w:rsidR="00E467F3" w:rsidRPr="00C503CD" w:rsidRDefault="00E467F3" w:rsidP="00C503CD">
                            <w:pPr>
                              <w:pStyle w:val="PaperCode"/>
                            </w:pPr>
                            <w:r w:rsidRPr="00C503CD">
                              <w:t>COMP520-18Y (HAM)</w:t>
                            </w:r>
                          </w:p>
                          <w:p w:rsidR="00E467F3" w:rsidRPr="00426F31" w:rsidRDefault="00E467F3" w:rsidP="00426F31">
                            <w:pPr>
                              <w:jc w:val="center"/>
                              <w:rPr>
                                <w:sz w:val="40"/>
                              </w:rPr>
                            </w:pPr>
                          </w:p>
                          <w:p w:rsidR="00E467F3" w:rsidRPr="00426F31" w:rsidRDefault="00E467F3" w:rsidP="00426F31">
                            <w:pPr>
                              <w:jc w:val="center"/>
                              <w:rPr>
                                <w:sz w:val="40"/>
                              </w:rPr>
                            </w:pPr>
                            <w:r w:rsidRPr="00426F31">
                              <w:rPr>
                                <w:sz w:val="40"/>
                              </w:rPr>
                              <w:t>This report is submitted in partial fulfillment of the requirements for the degree of Bachelor of Computing and Mathematical Sciences with Honours (BCMS(Hons))</w:t>
                            </w:r>
                            <w:r w:rsidRPr="00426F31">
                              <w:rPr>
                                <w:sz w:val="40"/>
                              </w:rPr>
                              <w:br/>
                              <w:t>at The University of Waikato.</w:t>
                            </w:r>
                          </w:p>
                          <w:p w:rsidR="00E467F3" w:rsidRPr="00426F31" w:rsidRDefault="00E467F3" w:rsidP="00426F31">
                            <w:pPr>
                              <w:jc w:val="center"/>
                              <w:rPr>
                                <w:sz w:val="40"/>
                              </w:rPr>
                            </w:pPr>
                          </w:p>
                          <w:p w:rsidR="00E467F3" w:rsidRPr="00426F31" w:rsidRDefault="00E467F3" w:rsidP="00426F31">
                            <w:pPr>
                              <w:jc w:val="center"/>
                              <w:rPr>
                                <w:sz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86.4pt;margin-top:596.35pt;width:277.8pt;height:3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" stroked="f">
                <v:textbox>
                  <w:txbxContent>
                    <w:p w:rsidR="00E467F3" w:rsidRPr="00C503CD" w:rsidRDefault="00E467F3" w:rsidP="00C503CD">
                      <w:pPr>
                        <w:pStyle w:val="PaperCode"/>
                      </w:pPr>
                      <w:r w:rsidRPr="00C503CD">
                        <w:t>COMP520-18Y (HAM)</w:t>
                      </w:r>
                    </w:p>
                    <w:p w:rsidR="00E467F3" w:rsidRPr="00426F31" w:rsidRDefault="00E467F3" w:rsidP="00426F31">
                      <w:pPr>
                        <w:jc w:val="center"/>
                        <w:rPr>
                          <w:sz w:val="40"/>
                        </w:rPr>
                      </w:pPr>
                    </w:p>
                    <w:p w:rsidR="00E467F3" w:rsidRPr="00426F31" w:rsidRDefault="00E467F3" w:rsidP="00426F31">
                      <w:pPr>
                        <w:jc w:val="center"/>
                        <w:rPr>
                          <w:sz w:val="40"/>
                        </w:rPr>
                      </w:pPr>
                      <w:r w:rsidRPr="00426F31">
                        <w:rPr>
                          <w:sz w:val="40"/>
                        </w:rPr>
                        <w:t>This report is submitted in partial fulfillment of the requirements for the degree of Bachelor of Computing and Mathematical Sciences with Honours (BCMS(Hons))</w:t>
                      </w:r>
                      <w:r w:rsidRPr="00426F31">
                        <w:rPr>
                          <w:sz w:val="40"/>
                        </w:rPr>
                        <w:br/>
                        <w:t>at The University of Waikato.</w:t>
                      </w:r>
                    </w:p>
                    <w:p w:rsidR="00E467F3" w:rsidRPr="00426F31" w:rsidRDefault="00E467F3" w:rsidP="00426F31">
                      <w:pPr>
                        <w:jc w:val="center"/>
                        <w:rPr>
                          <w:sz w:val="40"/>
                        </w:rPr>
                      </w:pPr>
                    </w:p>
                    <w:p w:rsidR="00E467F3" w:rsidRPr="00426F31" w:rsidRDefault="00E467F3" w:rsidP="00426F31">
                      <w:pPr>
                        <w:jc w:val="center"/>
                        <w:rPr>
                          <w:sz w:val="40"/>
                        </w:rPr>
                      </w:pPr>
                    </w:p>
                  </w:txbxContent>
                </v:textbox>
                <w10:wrap type="square" anchorx="margin" anchory="page"/>
              </v:shape>
            </w:pict>
          </mc:Fallback>
        </mc:AlternateContent>
      </w:r>
      <w:r>
        <w:rPr>
          <w:noProof/>
          <w:lang w:eastAsia="en-NZ"/>
        </w:rPr>
        <mc:AlternateContent>
          <mc:Choice Requires="wps">
            <w:drawing>
              <wp:anchor distT="0" distB="0" distL="114300" distR="114300" simplePos="0" relativeHeight="251658240" behindDoc="0" locked="0" layoutInCell="1" allowOverlap="1">
                <wp:simplePos x="0" y="0"/>
                <wp:positionH relativeFrom="margin">
                  <wp:posOffset>0</wp:posOffset>
                </wp:positionH>
                <wp:positionV relativeFrom="page">
                  <wp:posOffset>3590925</wp:posOffset>
                </wp:positionV>
                <wp:extent cx="5853430" cy="217043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3430" cy="2170430"/>
                        </a:xfrm>
                        <a:prstGeom prst="rect">
                          <a:avLst/>
                        </a:prstGeom>
                        <a:noFill/>
                        <a:ln w="9525">
                          <a:noFill/>
                          <a:miter lim="800000"/>
                          <a:headEnd/>
                          <a:tailEnd/>
                        </a:ln>
                      </wps:spPr>
                      <wps:txbx>
                        <w:txbxContent>
                          <w:p w:rsidR="00E467F3" w:rsidRPr="007A57FA" w:rsidRDefault="00E467F3" w:rsidP="007A57FA">
                            <w:pPr>
                              <w:pStyle w:val="DocumentTitle"/>
                            </w:pPr>
                            <w:r>
                              <w:t>Automated Searching for</w:t>
                            </w:r>
                            <w:r>
                              <w:br/>
                              <w:t xml:space="preserve">Differential Characteristics </w:t>
                            </w:r>
                            <w:r>
                              <w:br/>
                              <w:t>in SHA-2</w:t>
                            </w:r>
                          </w:p>
                          <w:p w:rsidR="00E467F3" w:rsidRPr="007A57FA" w:rsidRDefault="00E467F3" w:rsidP="007A57FA">
                            <w:pPr>
                              <w:pStyle w:val="DocumentTitle"/>
                            </w:pPr>
                          </w:p>
                          <w:p w:rsidR="00E467F3" w:rsidRPr="00C53AB6" w:rsidRDefault="00E467F3" w:rsidP="00264F5A">
                            <w:pPr>
                              <w:pStyle w:val="DocumentTitle"/>
                            </w:pP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0;margin-top:282.75pt;width:460.9pt;height:170.9pt;z-index:25165824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" filled="f" stroked="f">
                <v:textbox style="mso-fit-shape-to-text:t">
                  <w:txbxContent>
                    <w:p w:rsidR="00E467F3" w:rsidRPr="007A57FA" w:rsidRDefault="00E467F3" w:rsidP="007A57FA">
                      <w:pPr>
                        <w:pStyle w:val="DocumentTitle"/>
                      </w:pPr>
                      <w:r>
                        <w:t>Automated Searching for</w:t>
                      </w:r>
                      <w:r>
                        <w:br/>
                        <w:t xml:space="preserve">Differential Characteristics </w:t>
                      </w:r>
                      <w:r>
                        <w:br/>
                        <w:t>in SHA-2</w:t>
                      </w:r>
                    </w:p>
                    <w:p w:rsidR="00E467F3" w:rsidRPr="007A57FA" w:rsidRDefault="00E467F3" w:rsidP="007A57FA">
                      <w:pPr>
                        <w:pStyle w:val="DocumentTitle"/>
                      </w:pPr>
                    </w:p>
                    <w:p w:rsidR="00E467F3" w:rsidRPr="00C53AB6" w:rsidRDefault="00E467F3" w:rsidP="00264F5A">
                      <w:pPr>
                        <w:pStyle w:val="DocumentTitle"/>
                      </w:pPr>
                    </w:p>
                  </w:txbxContent>
                </v:textbox>
                <w10:wrap type="topAndBottom" anchorx="margin" anchory="page"/>
              </v:shape>
            </w:pict>
          </mc:Fallback>
        </mc:AlternateContent>
      </w:r>
      <w:r w:rsidR="00B03FA6">
        <w:rPr>
          <w:noProof/>
          <w:lang w:eastAsia="en-NZ"/>
        </w:rPr>
        <mc:AlternateContent>
          <mc:Choice Requires="wps">
            <w:drawing>
              <wp:anchor distT="45720" distB="45720" distL="114300" distR="114300" simplePos="0" relativeHeight="251671552" behindDoc="0" locked="0" layoutInCell="1" allowOverlap="1">
                <wp:simplePos x="0" y="0"/>
                <wp:positionH relativeFrom="column">
                  <wp:posOffset>347980</wp:posOffset>
                </wp:positionH>
                <wp:positionV relativeFrom="page">
                  <wp:posOffset>8352155</wp:posOffset>
                </wp:positionV>
                <wp:extent cx="5036400" cy="7524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6400" cy="752400"/>
                        </a:xfrm>
                        <a:prstGeom prst="rect">
                          <a:avLst/>
                        </a:prstGeom>
                        <a:solidFill>
                          <a:srgbClr val="FFFFFF"/>
                        </a:solidFill>
                        <a:ln w="9525">
                          <a:noFill/>
                          <a:miter lim="800000"/>
                          <a:headEnd/>
                          <a:tailEnd/>
                        </a:ln>
                      </wps:spPr>
                      <wps:txbx>
                        <w:txbxContent>
                          <w:p w:rsidR="00E467F3" w:rsidRDefault="00E467F3" w:rsidP="00B03FA6">
                            <w:pPr>
                              <w:jc w:val="both"/>
                            </w:pPr>
                            <w:r>
                              <w:t>This report is submitted in partial fulfilment of the requirements for the degree of Bachelor of Computing and Mathematical Sciences with Honours (BCMS(Hons)) at The University of Waikato.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7.4pt;margin-top:657.65pt;width:396.55pt;height:59.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" stroked="f">
                <v:textbox>
                  <w:txbxContent>
                    <w:p w:rsidR="00E467F3" w:rsidRDefault="00E467F3" w:rsidP="00B03FA6">
                      <w:pPr>
                        <w:jc w:val="both"/>
                      </w:pPr>
                      <w:r>
                        <w:t>This report is submitted in partial fulfilment of the requirements for the degree of Bachelor of Computing and Mathematical Sciences with Honours (BCMS(Hons)) at The University of Waikato.</w:t>
                      </w:r>
                    </w:p>
                  </w:txbxContent>
                </v:textbox>
                <w10:wrap type="square" anchory="page"/>
              </v:shape>
            </w:pict>
          </mc:Fallback>
        </mc:AlternateContent>
      </w:r>
      <w:r w:rsidR="00621069">
        <w:rPr>
          <w:noProof/>
          <w:lang w:eastAsia="en-NZ"/>
        </w:rPr>
        <mc:AlternateContent>
          <mc:Choice Requires="wps">
            <w:drawing>
              <wp:anchor distT="45720" distB="45720" distL="114300" distR="114300" simplePos="0" relativeHeight="251661312" behindDoc="0" locked="0" layoutInCell="1" allowOverlap="0">
                <wp:simplePos x="0" y="0"/>
                <wp:positionH relativeFrom="column">
                  <wp:align>center</wp:align>
                </wp:positionH>
                <wp:positionV relativeFrom="margin">
                  <wp:align>bottom</wp:align>
                </wp:positionV>
                <wp:extent cx="2292350" cy="375285"/>
                <wp:effectExtent l="0" t="0" r="0" b="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75285"/>
                        </a:xfrm>
                        <a:prstGeom prst="rect">
                          <a:avLst/>
                        </a:prstGeom>
                        <a:noFill/>
                        <a:ln w="9525">
                          <a:noFill/>
                          <a:miter lim="800000"/>
                          <a:headEnd/>
                          <a:tailEnd/>
                        </a:ln>
                      </wps:spPr>
                      <wps:txbx>
                        <w:txbxContent>
                          <w:p w:rsidR="00E467F3" w:rsidRPr="001600AE" w:rsidRDefault="00E467F3" w:rsidP="001600AE">
                            <w:pPr>
                              <w:pStyle w:val="Copyright"/>
                            </w:pPr>
                            <w:r w:rsidRPr="001600AE">
                              <w:t xml:space="preserve">© </w:t>
                            </w:r>
                            <w:r>
                              <w:t>2018 Mitchell Grout</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id="_x0000_s1030" type="#_x0000_t202" style="position:absolute;margin-left:0;margin-top:0;width:180.5pt;height:29.55pt;z-index:251661312;visibility:visible;mso-wrap-style:square;mso-width-percent:1000;mso-height-percent:200;mso-wrap-distance-left:9pt;mso-wrap-distance-top:3.6pt;mso-wrap-distance-right:9pt;mso-wrap-distance-bottom:3.6pt;mso-position-horizontal:center;mso-position-horizontal-relative:text;mso-position-vertical:bottom;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" o:allowoverlap="f" filled="f" stroked="f">
                <v:textbox style="mso-fit-shape-to-text:t">
                  <w:txbxContent>
                    <w:p w:rsidR="00E467F3" w:rsidRPr="001600AE" w:rsidRDefault="00E467F3" w:rsidP="001600AE">
                      <w:pPr>
                        <w:pStyle w:val="Copyright"/>
                      </w:pPr>
                      <w:r w:rsidRPr="001600AE">
                        <w:t xml:space="preserve">© </w:t>
                      </w:r>
                      <w:r>
                        <w:t>2018 Mitchell Grout</w:t>
                      </w:r>
                    </w:p>
                  </w:txbxContent>
                </v:textbox>
                <w10:wrap type="topAndBottom" anchory="margin"/>
              </v:shape>
            </w:pict>
          </mc:Fallback>
        </mc:AlternateContent>
      </w:r>
    </w:p>
    <w:p w:rsidR="00787468" w:rsidRDefault="00787468" w:rsidP="00EF0A73">
      <w:pPr>
        <w:pStyle w:val="AbstractHeading"/>
      </w:pPr>
      <w:r>
        <w:lastRenderedPageBreak/>
        <w:t>Abstract</w:t>
      </w:r>
    </w:p>
    <w:p w:rsidR="00787468" w:rsidRDefault="00787468" w:rsidP="00071F3D"/>
    <w:p w:rsidR="0043680D" w:rsidRDefault="00842FF0" w:rsidP="00FD5F8C">
      <w:pPr>
        <w:pStyle w:val="Abstract"/>
      </w:pPr>
      <w:r>
        <w:t>The SHA-2 family of c</w:t>
      </w:r>
      <w:r w:rsidR="0043680D">
        <w:t xml:space="preserve">ryptographic hash functions are a cornerstone of modern security. They </w:t>
      </w:r>
      <w:r>
        <w:t>have found</w:t>
      </w:r>
      <w:r w:rsidR="00B6004F">
        <w:t xml:space="preserve"> a</w:t>
      </w:r>
      <w:r>
        <w:t xml:space="preserve"> use in </w:t>
      </w:r>
      <w:r w:rsidR="0043680D">
        <w:t>data integrity, secure storage of sensitive information, and</w:t>
      </w:r>
      <w:r w:rsidR="00B6004F">
        <w:t xml:space="preserve"> many other security</w:t>
      </w:r>
      <w:r w:rsidR="00B6004F">
        <w:noBreakHyphen/>
        <w:t>critical applications</w:t>
      </w:r>
      <w:r w:rsidR="0043680D">
        <w:t xml:space="preserve">. </w:t>
      </w:r>
      <w:r w:rsidR="00B6004F">
        <w:t>Many of these applications depend on the notion that the SHA</w:t>
      </w:r>
      <w:r w:rsidR="00B6004F">
        <w:noBreakHyphen/>
        <w:t>2 family is collision</w:t>
      </w:r>
      <w:r w:rsidR="00B6004F">
        <w:noBreakHyphen/>
        <w:t>resistant</w:t>
      </w:r>
      <w:r w:rsidR="007C7B35">
        <w:t>, meaning</w:t>
      </w:r>
      <w:r w:rsidR="00B6004F">
        <w:t xml:space="preserve"> it is difficult to find distinct values that share the same hash value. To ensure the security of these functions, it is necessary that researche</w:t>
      </w:r>
      <w:r w:rsidR="004B7700">
        <w:t>r</w:t>
      </w:r>
      <w:r w:rsidR="00B6004F">
        <w:t xml:space="preserve">s cryptanalyze these functions so that they may be recommended for deprecation before it is possible to subvert these properties. </w:t>
      </w:r>
    </w:p>
    <w:p w:rsidR="00A97A10" w:rsidRDefault="00A3595B" w:rsidP="00FD5F8C">
      <w:pPr>
        <w:pStyle w:val="Abstract"/>
      </w:pPr>
      <w:r>
        <w:t xml:space="preserve">One of the main techniques used for cryptanalyzing SHA-2 is differential cryptanalysis, which relies on a special value </w:t>
      </w:r>
      <m:oMath>
        <m:sSub>
          <m:sSubPr>
            <m:ctrlPr>
              <w:ins w:id="1" w:author="Mitchell" w:date="2018-09-23T22:51:00Z">
                <w:rPr>
                  <w:rFonts w:ascii="Cambria Math" w:hAnsi="Cambria Math" w:cs="Linux Libertine"/>
                  <w:i/>
                </w:rPr>
              </w:ins>
            </m:ctrlPr>
          </m:sSubPr>
          <m:e>
            <m:r>
              <m:rPr>
                <m:sty m:val="p"/>
              </m:rPr>
              <w:rPr>
                <w:rFonts w:ascii="Cambria Math" w:hAnsi="Cambria Math" w:cs="Linux Libertine"/>
              </w:rPr>
              <m:t>Δ</m:t>
            </m:r>
            <m:ctrlPr>
              <w:ins w:id="2" w:author="Mitchell" w:date="2018-09-23T22:51:00Z">
                <w:rPr>
                  <w:rFonts w:ascii="Cambria Math" w:hAnsi="Cambria Math" w:cs="Linux Libertine"/>
                </w:rPr>
              </w:ins>
            </m:ctrlPr>
          </m:e>
          <m:sub>
            <m:r>
              <w:rPr>
                <w:rFonts w:ascii="Cambria Math" w:hAnsi="Cambria Math" w:cs="Linux Libertine"/>
              </w:rPr>
              <m:t>0</m:t>
            </m:r>
          </m:sub>
        </m:sSub>
      </m:oMath>
      <w:r>
        <w:rPr>
          <w:rFonts w:eastAsiaTheme="minorEastAsia"/>
        </w:rPr>
        <w:t xml:space="preserve"> to efficiently find collisions.</w:t>
      </w:r>
      <w:r w:rsidR="00D76043">
        <w:t xml:space="preserve"> However, due to a lack of public knowledge, including relevant </w:t>
      </w:r>
      <w:r w:rsidR="00D101CB">
        <w:t xml:space="preserve">literature </w:t>
      </w:r>
      <w:r w:rsidR="00D76043">
        <w:t xml:space="preserve">and a large barrier to entry, </w:t>
      </w:r>
      <w:r>
        <w:t xml:space="preserve">it is not clear to </w:t>
      </w:r>
      <w:r w:rsidR="00D101CB">
        <w:t xml:space="preserve">aspiring cryptanalysts </w:t>
      </w:r>
      <w:r>
        <w:t>how this value is found</w:t>
      </w:r>
      <w:r w:rsidR="00EC5FDA">
        <w:t>.</w:t>
      </w:r>
      <w:r>
        <w:t xml:space="preserve"> </w:t>
      </w:r>
      <w:r w:rsidR="00EC5FDA">
        <w:t>F</w:t>
      </w:r>
      <w:r>
        <w:t>urthermore</w:t>
      </w:r>
      <w:r w:rsidR="000131C6">
        <w:t>,</w:t>
      </w:r>
      <w:r w:rsidR="00A97A10">
        <w:t xml:space="preserve"> this lack of knowledge may potentially hamper further research</w:t>
      </w:r>
      <w:r>
        <w:t xml:space="preserve"> in the field</w:t>
      </w:r>
      <w:r w:rsidR="00A97A10">
        <w:t xml:space="preserve">. </w:t>
      </w:r>
      <w:r>
        <w:t>To help lower this barrier, we have explored the field in-depth, attempting to find efficient ways to compute this value</w:t>
      </w:r>
      <w:r w:rsidRPr="0080764D">
        <w:rPr>
          <w:rFonts w:ascii="Cambria Math" w:eastAsiaTheme="minorEastAsia" w:hAnsi="Cambria Math"/>
        </w:rPr>
        <w:t>,</w:t>
      </w:r>
      <w:r>
        <w:rPr>
          <w:rFonts w:eastAsiaTheme="minorEastAsia"/>
        </w:rPr>
        <w:t xml:space="preserve"> and hence find useful results for the SHA-2 family.</w:t>
      </w:r>
      <w:r w:rsidR="00A97A10">
        <w:t xml:space="preserve"> </w:t>
      </w:r>
    </w:p>
    <w:p w:rsidR="00A97A10" w:rsidRPr="00983117" w:rsidRDefault="00A3595B" w:rsidP="00FD5F8C">
      <w:pPr>
        <w:pStyle w:val="Abstract"/>
        <w:rPr>
          <w:rFonts w:ascii="Cambria Math" w:hAnsi="Cambria Math"/>
        </w:rPr>
      </w:pPr>
      <w:r>
        <w:t xml:space="preserve">To </w:t>
      </w:r>
      <w:r w:rsidR="001F13BF">
        <w:t>this extent</w:t>
      </w:r>
      <w:r>
        <w:t xml:space="preserve"> we </w:t>
      </w:r>
      <w:r w:rsidR="00A97A10">
        <w:t xml:space="preserve">have created our own SHA-2 variant named MAW32, which shares a similar internal structure to the SHA-2 family. </w:t>
      </w:r>
      <w:r w:rsidR="001F13BF">
        <w:t>This variant allows for rapid testing of ideas, while still allowing for easy extension to the SHA</w:t>
      </w:r>
      <w:r w:rsidR="001F13BF">
        <w:noBreakHyphen/>
        <w:t xml:space="preserve">2 family. </w:t>
      </w:r>
      <w:r>
        <w:t xml:space="preserve">We have attempted to find suitable values for </w:t>
      </w:r>
      <m:oMath>
        <m:sSub>
          <m:sSubPr>
            <m:ctrlPr>
              <w:ins w:id="3" w:author="Mitchell" w:date="2018-09-23T22:54:00Z">
                <w:rPr>
                  <w:rFonts w:ascii="Cambria Math" w:hAnsi="Cambria Math" w:cs="Linux Libertine"/>
                  <w:i/>
                </w:rPr>
              </w:ins>
            </m:ctrlPr>
          </m:sSubPr>
          <m:e>
            <m:r>
              <m:rPr>
                <m:sty m:val="p"/>
              </m:rPr>
              <w:rPr>
                <w:rFonts w:ascii="Cambria Math" w:hAnsi="Cambria Math" w:cs="Linux Libertine"/>
              </w:rPr>
              <m:t>Δ</m:t>
            </m:r>
            <m:ctrlPr>
              <w:ins w:id="4" w:author="Mitchell" w:date="2018-09-23T22:54:00Z">
                <w:rPr>
                  <w:rFonts w:ascii="Cambria Math" w:hAnsi="Cambria Math" w:cs="Linux Libertine"/>
                </w:rPr>
              </w:ins>
            </m:ctrlPr>
          </m:e>
          <m:sub>
            <m:r>
              <w:rPr>
                <w:rFonts w:ascii="Cambria Math" w:hAnsi="Cambria Math" w:cs="Linux Libertine"/>
              </w:rPr>
              <m:t>0</m:t>
            </m:r>
          </m:sub>
        </m:sSub>
      </m:oMath>
      <w:r>
        <w:rPr>
          <w:rFonts w:eastAsiaTheme="minorEastAsia"/>
        </w:rPr>
        <w:t xml:space="preserve"> in MAW32 by applying three optimization techniques</w:t>
      </w:r>
      <w:r w:rsidR="0007351F">
        <w:rPr>
          <w:rFonts w:eastAsiaTheme="minorEastAsia"/>
        </w:rPr>
        <w:t>, including random search, genetic algorithms, and a hybrid approach</w:t>
      </w:r>
      <w:r>
        <w:rPr>
          <w:rFonts w:eastAsiaTheme="minorEastAsia"/>
        </w:rPr>
        <w:t>.</w:t>
      </w:r>
      <w:r w:rsidR="00A97A10">
        <w:t xml:space="preserve"> </w:t>
      </w:r>
      <w:r w:rsidR="00983117">
        <w:t xml:space="preserve">Applied testing of these results indicates that these techniques are promising in the search for </w:t>
      </w:r>
      <m:oMath>
        <m:sSub>
          <m:sSubPr>
            <m:ctrlPr>
              <w:ins w:id="5" w:author="Mitchell" w:date="2018-09-23T23:01:00Z">
                <w:rPr>
                  <w:rFonts w:ascii="Cambria Math" w:hAnsi="Cambria Math" w:cs="Linux Libertine"/>
                  <w:i/>
                </w:rPr>
              </w:ins>
            </m:ctrlPr>
          </m:sSubPr>
          <m:e>
            <m:r>
              <m:rPr>
                <m:sty m:val="p"/>
              </m:rPr>
              <w:rPr>
                <w:rFonts w:ascii="Cambria Math" w:hAnsi="Cambria Math" w:cs="Linux Libertine"/>
              </w:rPr>
              <m:t>Δ</m:t>
            </m:r>
            <m:ctrlPr>
              <w:ins w:id="6" w:author="Mitchell" w:date="2018-09-23T23:01:00Z">
                <w:rPr>
                  <w:rFonts w:ascii="Cambria Math" w:hAnsi="Cambria Math" w:cs="Linux Libertine"/>
                </w:rPr>
              </w:ins>
            </m:ctrlPr>
          </m:e>
          <m:sub>
            <m:r>
              <w:rPr>
                <w:rFonts w:ascii="Cambria Math" w:hAnsi="Cambria Math" w:cs="Linux Libertine"/>
              </w:rPr>
              <m:t>0</m:t>
            </m:r>
          </m:sub>
        </m:sSub>
      </m:oMath>
      <w:r w:rsidR="004103A8">
        <w:rPr>
          <w:rFonts w:eastAsiaTheme="minorEastAsia"/>
        </w:rPr>
        <w:t>, and may be applied in conjunction with existing techniques</w:t>
      </w:r>
      <w:r w:rsidR="00983117">
        <w:rPr>
          <w:rFonts w:eastAsiaTheme="minorEastAsia"/>
        </w:rPr>
        <w:t>.</w:t>
      </w:r>
    </w:p>
    <w:p w:rsidR="006F6CE7" w:rsidRDefault="00A3595B" w:rsidP="00FD5F8C">
      <w:pPr>
        <w:pStyle w:val="Abstract"/>
      </w:pPr>
      <w:r>
        <w:t xml:space="preserve">We hope that the results of this report can help shed light on how differential cryptanalysis works. Furthermore, we hope that the results of this report can be </w:t>
      </w:r>
      <w:r w:rsidR="00EC5FDA" w:rsidRPr="00EC5FDA">
        <w:t xml:space="preserve">potentially </w:t>
      </w:r>
      <w:r>
        <w:t>applied to the current cryptanalysis of the SHA</w:t>
      </w:r>
      <w:r w:rsidR="000A384E">
        <w:noBreakHyphen/>
      </w:r>
      <w:r>
        <w:t>2 family</w:t>
      </w:r>
      <w:r w:rsidR="004103A8">
        <w:t xml:space="preserve"> and other cryptographic hash functions that share a similar structure</w:t>
      </w:r>
      <w:r>
        <w:t>.</w:t>
      </w:r>
    </w:p>
    <w:p w:rsidR="00FD5F8C" w:rsidRDefault="00FD5F8C" w:rsidP="00FD5F8C">
      <w:pPr>
        <w:pStyle w:val="Abstract"/>
      </w:pPr>
    </w:p>
    <w:p w:rsidR="00787468" w:rsidRDefault="00787468" w:rsidP="00071F3D"/>
    <w:p w:rsidR="00787468" w:rsidRDefault="00787468" w:rsidP="00B231EE">
      <w:pPr>
        <w:pStyle w:val="AcknowledgementsHeading"/>
      </w:pPr>
      <w:r>
        <w:lastRenderedPageBreak/>
        <w:t>Acknowledgements</w:t>
      </w:r>
    </w:p>
    <w:p w:rsidR="00920842" w:rsidRDefault="00920842" w:rsidP="00B231EE">
      <w:pPr>
        <w:pStyle w:val="paragraph"/>
      </w:pPr>
      <w:r>
        <w:t xml:space="preserve">This project was only possible with the help of many members from the Faculty of Computing and Mathematical Sciences, and I would like to take this time to personally thank each and every one of them. I would firstly like to give my thanks to my supervisors, Associate Professor Ryan Ko, Aleksey Ladur, and Cameron Brown. Your suggestions, support, and advice has given me the confidence to research this difficult </w:t>
      </w:r>
      <w:r w:rsidR="0028768E">
        <w:t>field</w:t>
      </w:r>
      <w:r>
        <w:t xml:space="preserve"> and helped make this project as successful as it is.</w:t>
      </w:r>
    </w:p>
    <w:p w:rsidR="00920842" w:rsidRDefault="00920842" w:rsidP="00B231EE">
      <w:pPr>
        <w:pStyle w:val="paragraph"/>
      </w:pPr>
      <w:r>
        <w:t>I would like to thank Daniel Roodt of CROW for his expert advice on both cryptographic hash functions,</w:t>
      </w:r>
      <w:r w:rsidR="00051659">
        <w:t xml:space="preserve"> and on</w:t>
      </w:r>
      <w:r>
        <w:t xml:space="preserve"> their cryptanalysis. You have provided an amazing amount of support and have helped me understand so much about this topic.</w:t>
      </w:r>
    </w:p>
    <w:p w:rsidR="00920842" w:rsidRDefault="00920842" w:rsidP="00B231EE">
      <w:pPr>
        <w:pStyle w:val="paragraph"/>
      </w:pPr>
      <w:r>
        <w:t>To Dr. Steven Miller</w:t>
      </w:r>
      <w:r w:rsidR="002957E1">
        <w:t xml:space="preserve"> and Nick Lim</w:t>
      </w:r>
      <w:r>
        <w:t>, your statistical expertise has helped me to find the most appropriate ways to test my results, and to ensure that there is no room for misinterpretation of my results.</w:t>
      </w:r>
    </w:p>
    <w:p w:rsidR="00F525C4" w:rsidRDefault="00920842" w:rsidP="00B231EE">
      <w:pPr>
        <w:pStyle w:val="paragraph"/>
      </w:pPr>
      <w:r>
        <w:t xml:space="preserve">Finally, I would like to thank </w:t>
      </w:r>
      <w:r w:rsidR="009355CB">
        <w:t>all</w:t>
      </w:r>
      <w:r>
        <w:t xml:space="preserve"> my fellow honours students, Christian Anderson, Daniel St. George, Christopher Chew, and Armajot Parmar, as well as </w:t>
      </w:r>
      <w:r w:rsidR="00964BF7">
        <w:t>all</w:t>
      </w:r>
      <w:r>
        <w:t xml:space="preserve"> my fellow CROWs. Your support and suggestions throughout my project has helped make this project a success; it has been a pleasure to work with you all.</w:t>
      </w:r>
    </w:p>
    <w:p w:rsidR="007B49C7" w:rsidRDefault="007B49C7" w:rsidP="00071F3D"/>
    <w:p w:rsidR="007B49C7" w:rsidRPr="007B49C7" w:rsidRDefault="007B49C7" w:rsidP="007B49C7"/>
    <w:p w:rsidR="007B49C7" w:rsidRPr="007B49C7" w:rsidRDefault="007B49C7" w:rsidP="007B49C7"/>
    <w:p w:rsidR="007B49C7" w:rsidRPr="007B49C7" w:rsidRDefault="007B49C7" w:rsidP="007B49C7"/>
    <w:p w:rsidR="007B49C7" w:rsidRPr="007B49C7" w:rsidRDefault="007B49C7" w:rsidP="007B49C7"/>
    <w:p w:rsidR="007B49C7" w:rsidRPr="007B49C7" w:rsidRDefault="007B49C7" w:rsidP="007B49C7"/>
    <w:p w:rsidR="007B49C7" w:rsidRPr="007B49C7" w:rsidRDefault="007B49C7" w:rsidP="007B49C7"/>
    <w:p w:rsidR="007B49C7" w:rsidRPr="007B49C7" w:rsidRDefault="007B49C7" w:rsidP="007B49C7"/>
    <w:p w:rsidR="007B49C7" w:rsidRPr="007B49C7" w:rsidRDefault="007B49C7" w:rsidP="007B49C7"/>
    <w:p w:rsidR="007B49C7" w:rsidRDefault="007B49C7" w:rsidP="007B49C7">
      <w:pPr>
        <w:tabs>
          <w:tab w:val="left" w:pos="6331"/>
        </w:tabs>
      </w:pPr>
      <w:r>
        <w:tab/>
      </w:r>
    </w:p>
    <w:p w:rsidR="00F525C4" w:rsidRPr="007B49C7" w:rsidRDefault="007B49C7" w:rsidP="007B49C7">
      <w:pPr>
        <w:tabs>
          <w:tab w:val="left" w:pos="6331"/>
        </w:tabs>
        <w:sectPr w:rsidR="00F525C4" w:rsidRPr="007B49C7" w:rsidSect="009D1DC7">
          <w:pgSz w:w="11906" w:h="16838"/>
          <w:pgMar w:top="1440" w:right="1440" w:bottom="1440" w:left="1440" w:header="708" w:footer="708" w:gutter="0"/>
          <w:pgNumType w:fmt="lowerRoman" w:start="1"/>
          <w:cols w:space="708"/>
          <w:docGrid w:linePitch="360"/>
        </w:sectPr>
      </w:pPr>
      <w:r>
        <w:tab/>
      </w:r>
    </w:p>
    <w:sdt>
      <w:sdtPr>
        <w:rPr>
          <w:rFonts w:ascii="Linux Libertine" w:eastAsiaTheme="minorHAnsi" w:hAnsi="Linux Libertine" w:cstheme="minorBidi"/>
          <w:b w:val="0"/>
          <w:color w:val="auto"/>
          <w:sz w:val="22"/>
          <w:szCs w:val="22"/>
          <w:lang w:val="en-NZ"/>
        </w:rPr>
        <w:id w:val="-270020385"/>
        <w:docPartObj>
          <w:docPartGallery w:val="Table of Contents"/>
          <w:docPartUnique/>
        </w:docPartObj>
      </w:sdtPr>
      <w:sdtEndPr>
        <w:rPr>
          <w:rFonts w:asciiTheme="minorHAnsi" w:hAnsiTheme="minorHAnsi"/>
          <w:bCs/>
          <w:noProof/>
        </w:rPr>
      </w:sdtEndPr>
      <w:sdtContent>
        <w:p w:rsidR="0044281F" w:rsidRPr="00EF0A73" w:rsidRDefault="0044281F">
          <w:pPr>
            <w:pStyle w:val="TOCHeading"/>
            <w:rPr>
              <w:color w:val="auto"/>
            </w:rPr>
          </w:pPr>
          <w:r w:rsidRPr="00EF0A73">
            <w:rPr>
              <w:color w:val="auto"/>
            </w:rPr>
            <w:t>Contents</w:t>
          </w:r>
        </w:p>
        <w:p w:rsidR="004255C0" w:rsidRDefault="0044281F">
          <w:pPr>
            <w:pStyle w:val="TOC1"/>
            <w:rPr>
              <w:rFonts w:eastAsiaTheme="minorEastAsia"/>
              <w:b w:val="0"/>
              <w:noProof/>
              <w:sz w:val="22"/>
              <w:lang w:eastAsia="en-NZ"/>
            </w:rPr>
          </w:pPr>
          <w:r>
            <w:fldChar w:fldCharType="begin"/>
          </w:r>
          <w:r>
            <w:instrText xml:space="preserve"> TOC \o "1-3" \h \z \u </w:instrText>
          </w:r>
          <w:r>
            <w:fldChar w:fldCharType="separate"/>
          </w:r>
          <w:hyperlink w:anchor="_Toc528019199" w:history="1">
            <w:r w:rsidR="004255C0" w:rsidRPr="00CC0FC2">
              <w:rPr>
                <w:rStyle w:val="Hyperlink"/>
                <w:noProof/>
              </w:rPr>
              <w:t>List of Figures</w:t>
            </w:r>
            <w:r w:rsidR="004255C0">
              <w:rPr>
                <w:noProof/>
                <w:webHidden/>
              </w:rPr>
              <w:tab/>
            </w:r>
            <w:r w:rsidR="004255C0">
              <w:rPr>
                <w:noProof/>
                <w:webHidden/>
              </w:rPr>
              <w:fldChar w:fldCharType="begin"/>
            </w:r>
            <w:r w:rsidR="004255C0">
              <w:rPr>
                <w:noProof/>
                <w:webHidden/>
              </w:rPr>
              <w:instrText xml:space="preserve"> PAGEREF _Toc528019199 \h </w:instrText>
            </w:r>
            <w:r w:rsidR="004255C0">
              <w:rPr>
                <w:noProof/>
                <w:webHidden/>
              </w:rPr>
            </w:r>
            <w:r w:rsidR="004255C0">
              <w:rPr>
                <w:noProof/>
                <w:webHidden/>
              </w:rPr>
              <w:fldChar w:fldCharType="separate"/>
            </w:r>
            <w:r w:rsidR="00DC273F">
              <w:rPr>
                <w:noProof/>
                <w:webHidden/>
              </w:rPr>
              <w:t>i</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00" w:history="1">
            <w:r w:rsidR="004255C0" w:rsidRPr="00CC0FC2">
              <w:rPr>
                <w:rStyle w:val="Hyperlink"/>
                <w:noProof/>
              </w:rPr>
              <w:t>List of Tables</w:t>
            </w:r>
            <w:r w:rsidR="004255C0">
              <w:rPr>
                <w:noProof/>
                <w:webHidden/>
              </w:rPr>
              <w:tab/>
            </w:r>
            <w:r w:rsidR="004255C0">
              <w:rPr>
                <w:noProof/>
                <w:webHidden/>
              </w:rPr>
              <w:fldChar w:fldCharType="begin"/>
            </w:r>
            <w:r w:rsidR="004255C0">
              <w:rPr>
                <w:noProof/>
                <w:webHidden/>
              </w:rPr>
              <w:instrText xml:space="preserve"> PAGEREF _Toc528019200 \h </w:instrText>
            </w:r>
            <w:r w:rsidR="004255C0">
              <w:rPr>
                <w:noProof/>
                <w:webHidden/>
              </w:rPr>
            </w:r>
            <w:r w:rsidR="004255C0">
              <w:rPr>
                <w:noProof/>
                <w:webHidden/>
              </w:rPr>
              <w:fldChar w:fldCharType="separate"/>
            </w:r>
            <w:r w:rsidR="00DC273F">
              <w:rPr>
                <w:noProof/>
                <w:webHidden/>
              </w:rPr>
              <w:t>ii</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01" w:history="1">
            <w:r w:rsidR="004255C0" w:rsidRPr="00CC0FC2">
              <w:rPr>
                <w:rStyle w:val="Hyperlink"/>
                <w:noProof/>
              </w:rPr>
              <w:t>1.</w:t>
            </w:r>
            <w:r w:rsidR="004255C0">
              <w:rPr>
                <w:rFonts w:eastAsiaTheme="minorEastAsia"/>
                <w:b w:val="0"/>
                <w:noProof/>
                <w:sz w:val="22"/>
                <w:lang w:eastAsia="en-NZ"/>
              </w:rPr>
              <w:tab/>
            </w:r>
            <w:r w:rsidR="004255C0" w:rsidRPr="00CC0FC2">
              <w:rPr>
                <w:rStyle w:val="Hyperlink"/>
                <w:noProof/>
              </w:rPr>
              <w:t>Introduction</w:t>
            </w:r>
            <w:r w:rsidR="004255C0">
              <w:rPr>
                <w:noProof/>
                <w:webHidden/>
              </w:rPr>
              <w:tab/>
            </w:r>
            <w:r w:rsidR="004255C0">
              <w:rPr>
                <w:noProof/>
                <w:webHidden/>
              </w:rPr>
              <w:fldChar w:fldCharType="begin"/>
            </w:r>
            <w:r w:rsidR="004255C0">
              <w:rPr>
                <w:noProof/>
                <w:webHidden/>
              </w:rPr>
              <w:instrText xml:space="preserve"> PAGEREF _Toc528019201 \h </w:instrText>
            </w:r>
            <w:r w:rsidR="004255C0">
              <w:rPr>
                <w:noProof/>
                <w:webHidden/>
              </w:rPr>
            </w:r>
            <w:r w:rsidR="004255C0">
              <w:rPr>
                <w:noProof/>
                <w:webHidden/>
              </w:rPr>
              <w:fldChar w:fldCharType="separate"/>
            </w:r>
            <w:r w:rsidR="00DC273F">
              <w:rPr>
                <w:noProof/>
                <w:webHidden/>
              </w:rPr>
              <w:t>3</w:t>
            </w:r>
            <w:r w:rsidR="004255C0">
              <w:rPr>
                <w:noProof/>
                <w:webHidden/>
              </w:rPr>
              <w:fldChar w:fldCharType="end"/>
            </w:r>
          </w:hyperlink>
        </w:p>
        <w:p w:rsidR="004255C0" w:rsidRDefault="008025B5">
          <w:pPr>
            <w:pStyle w:val="TOC2"/>
            <w:rPr>
              <w:rFonts w:eastAsiaTheme="minorEastAsia"/>
              <w:noProof/>
              <w:lang w:eastAsia="en-NZ"/>
            </w:rPr>
          </w:pPr>
          <w:hyperlink w:anchor="_Toc528019202" w:history="1">
            <w:r w:rsidR="004255C0" w:rsidRPr="00CC0FC2">
              <w:rPr>
                <w:rStyle w:val="Hyperlink"/>
                <w:rFonts w:asciiTheme="majorHAnsi" w:hAnsiTheme="majorHAnsi" w:cstheme="majorHAnsi"/>
                <w:noProof/>
              </w:rPr>
              <w:t>1.1</w:t>
            </w:r>
            <w:r w:rsidR="004255C0">
              <w:rPr>
                <w:rFonts w:eastAsiaTheme="minorEastAsia"/>
                <w:noProof/>
                <w:lang w:eastAsia="en-NZ"/>
              </w:rPr>
              <w:tab/>
            </w:r>
            <w:r w:rsidR="004255C0" w:rsidRPr="00CC0FC2">
              <w:rPr>
                <w:rStyle w:val="Hyperlink"/>
                <w:noProof/>
              </w:rPr>
              <w:t>Motivation</w:t>
            </w:r>
            <w:r w:rsidR="004255C0">
              <w:rPr>
                <w:noProof/>
                <w:webHidden/>
              </w:rPr>
              <w:tab/>
            </w:r>
            <w:r w:rsidR="004255C0">
              <w:rPr>
                <w:noProof/>
                <w:webHidden/>
              </w:rPr>
              <w:fldChar w:fldCharType="begin"/>
            </w:r>
            <w:r w:rsidR="004255C0">
              <w:rPr>
                <w:noProof/>
                <w:webHidden/>
              </w:rPr>
              <w:instrText xml:space="preserve"> PAGEREF _Toc528019202 \h </w:instrText>
            </w:r>
            <w:r w:rsidR="004255C0">
              <w:rPr>
                <w:noProof/>
                <w:webHidden/>
              </w:rPr>
            </w:r>
            <w:r w:rsidR="004255C0">
              <w:rPr>
                <w:noProof/>
                <w:webHidden/>
              </w:rPr>
              <w:fldChar w:fldCharType="separate"/>
            </w:r>
            <w:r w:rsidR="00DC273F">
              <w:rPr>
                <w:noProof/>
                <w:webHidden/>
              </w:rPr>
              <w:t>3</w:t>
            </w:r>
            <w:r w:rsidR="004255C0">
              <w:rPr>
                <w:noProof/>
                <w:webHidden/>
              </w:rPr>
              <w:fldChar w:fldCharType="end"/>
            </w:r>
          </w:hyperlink>
        </w:p>
        <w:p w:rsidR="004255C0" w:rsidRDefault="008025B5">
          <w:pPr>
            <w:pStyle w:val="TOC2"/>
            <w:rPr>
              <w:rFonts w:eastAsiaTheme="minorEastAsia"/>
              <w:noProof/>
              <w:lang w:eastAsia="en-NZ"/>
            </w:rPr>
          </w:pPr>
          <w:hyperlink w:anchor="_Toc528019203" w:history="1">
            <w:r w:rsidR="004255C0" w:rsidRPr="00CC0FC2">
              <w:rPr>
                <w:rStyle w:val="Hyperlink"/>
                <w:rFonts w:asciiTheme="majorHAnsi" w:hAnsiTheme="majorHAnsi" w:cstheme="majorHAnsi"/>
                <w:noProof/>
              </w:rPr>
              <w:t>1.2</w:t>
            </w:r>
            <w:r w:rsidR="004255C0">
              <w:rPr>
                <w:rFonts w:eastAsiaTheme="minorEastAsia"/>
                <w:noProof/>
                <w:lang w:eastAsia="en-NZ"/>
              </w:rPr>
              <w:tab/>
            </w:r>
            <w:r w:rsidR="004255C0" w:rsidRPr="00CC0FC2">
              <w:rPr>
                <w:rStyle w:val="Hyperlink"/>
                <w:noProof/>
              </w:rPr>
              <w:t>Aim</w:t>
            </w:r>
            <w:r w:rsidR="004255C0">
              <w:rPr>
                <w:noProof/>
                <w:webHidden/>
              </w:rPr>
              <w:tab/>
            </w:r>
            <w:r w:rsidR="004255C0">
              <w:rPr>
                <w:noProof/>
                <w:webHidden/>
              </w:rPr>
              <w:fldChar w:fldCharType="begin"/>
            </w:r>
            <w:r w:rsidR="004255C0">
              <w:rPr>
                <w:noProof/>
                <w:webHidden/>
              </w:rPr>
              <w:instrText xml:space="preserve"> PAGEREF _Toc528019203 \h </w:instrText>
            </w:r>
            <w:r w:rsidR="004255C0">
              <w:rPr>
                <w:noProof/>
                <w:webHidden/>
              </w:rPr>
            </w:r>
            <w:r w:rsidR="004255C0">
              <w:rPr>
                <w:noProof/>
                <w:webHidden/>
              </w:rPr>
              <w:fldChar w:fldCharType="separate"/>
            </w:r>
            <w:r w:rsidR="00DC273F">
              <w:rPr>
                <w:noProof/>
                <w:webHidden/>
              </w:rPr>
              <w:t>5</w:t>
            </w:r>
            <w:r w:rsidR="004255C0">
              <w:rPr>
                <w:noProof/>
                <w:webHidden/>
              </w:rPr>
              <w:fldChar w:fldCharType="end"/>
            </w:r>
          </w:hyperlink>
        </w:p>
        <w:p w:rsidR="004255C0" w:rsidRDefault="008025B5">
          <w:pPr>
            <w:pStyle w:val="TOC2"/>
            <w:rPr>
              <w:rFonts w:eastAsiaTheme="minorEastAsia"/>
              <w:noProof/>
              <w:lang w:eastAsia="en-NZ"/>
            </w:rPr>
          </w:pPr>
          <w:hyperlink w:anchor="_Toc528019204" w:history="1">
            <w:r w:rsidR="004255C0" w:rsidRPr="00CC0FC2">
              <w:rPr>
                <w:rStyle w:val="Hyperlink"/>
                <w:rFonts w:asciiTheme="majorHAnsi" w:hAnsiTheme="majorHAnsi" w:cstheme="majorHAnsi"/>
                <w:noProof/>
              </w:rPr>
              <w:t>1.3</w:t>
            </w:r>
            <w:r w:rsidR="004255C0">
              <w:rPr>
                <w:rFonts w:eastAsiaTheme="minorEastAsia"/>
                <w:noProof/>
                <w:lang w:eastAsia="en-NZ"/>
              </w:rPr>
              <w:tab/>
            </w:r>
            <w:r w:rsidR="004255C0" w:rsidRPr="00CC0FC2">
              <w:rPr>
                <w:rStyle w:val="Hyperlink"/>
                <w:noProof/>
              </w:rPr>
              <w:t>Importance</w:t>
            </w:r>
            <w:r w:rsidR="004255C0">
              <w:rPr>
                <w:noProof/>
                <w:webHidden/>
              </w:rPr>
              <w:tab/>
            </w:r>
            <w:r w:rsidR="004255C0">
              <w:rPr>
                <w:noProof/>
                <w:webHidden/>
              </w:rPr>
              <w:fldChar w:fldCharType="begin"/>
            </w:r>
            <w:r w:rsidR="004255C0">
              <w:rPr>
                <w:noProof/>
                <w:webHidden/>
              </w:rPr>
              <w:instrText xml:space="preserve"> PAGEREF _Toc528019204 \h </w:instrText>
            </w:r>
            <w:r w:rsidR="004255C0">
              <w:rPr>
                <w:noProof/>
                <w:webHidden/>
              </w:rPr>
            </w:r>
            <w:r w:rsidR="004255C0">
              <w:rPr>
                <w:noProof/>
                <w:webHidden/>
              </w:rPr>
              <w:fldChar w:fldCharType="separate"/>
            </w:r>
            <w:r w:rsidR="00DC273F">
              <w:rPr>
                <w:noProof/>
                <w:webHidden/>
              </w:rPr>
              <w:t>5</w:t>
            </w:r>
            <w:r w:rsidR="004255C0">
              <w:rPr>
                <w:noProof/>
                <w:webHidden/>
              </w:rPr>
              <w:fldChar w:fldCharType="end"/>
            </w:r>
          </w:hyperlink>
        </w:p>
        <w:p w:rsidR="004255C0" w:rsidRDefault="008025B5">
          <w:pPr>
            <w:pStyle w:val="TOC2"/>
            <w:rPr>
              <w:rFonts w:eastAsiaTheme="minorEastAsia"/>
              <w:noProof/>
              <w:lang w:eastAsia="en-NZ"/>
            </w:rPr>
          </w:pPr>
          <w:hyperlink w:anchor="_Toc528019205" w:history="1">
            <w:r w:rsidR="004255C0" w:rsidRPr="00CC0FC2">
              <w:rPr>
                <w:rStyle w:val="Hyperlink"/>
                <w:rFonts w:asciiTheme="majorHAnsi" w:hAnsiTheme="majorHAnsi" w:cstheme="majorHAnsi"/>
                <w:noProof/>
              </w:rPr>
              <w:t>1.4</w:t>
            </w:r>
            <w:r w:rsidR="004255C0">
              <w:rPr>
                <w:rFonts w:eastAsiaTheme="minorEastAsia"/>
                <w:noProof/>
                <w:lang w:eastAsia="en-NZ"/>
              </w:rPr>
              <w:tab/>
            </w:r>
            <w:r w:rsidR="004255C0" w:rsidRPr="00CC0FC2">
              <w:rPr>
                <w:rStyle w:val="Hyperlink"/>
                <w:noProof/>
              </w:rPr>
              <w:t>Overview</w:t>
            </w:r>
            <w:r w:rsidR="004255C0">
              <w:rPr>
                <w:noProof/>
                <w:webHidden/>
              </w:rPr>
              <w:tab/>
            </w:r>
            <w:r w:rsidR="004255C0">
              <w:rPr>
                <w:noProof/>
                <w:webHidden/>
              </w:rPr>
              <w:fldChar w:fldCharType="begin"/>
            </w:r>
            <w:r w:rsidR="004255C0">
              <w:rPr>
                <w:noProof/>
                <w:webHidden/>
              </w:rPr>
              <w:instrText xml:space="preserve"> PAGEREF _Toc528019205 \h </w:instrText>
            </w:r>
            <w:r w:rsidR="004255C0">
              <w:rPr>
                <w:noProof/>
                <w:webHidden/>
              </w:rPr>
            </w:r>
            <w:r w:rsidR="004255C0">
              <w:rPr>
                <w:noProof/>
                <w:webHidden/>
              </w:rPr>
              <w:fldChar w:fldCharType="separate"/>
            </w:r>
            <w:r w:rsidR="00DC273F">
              <w:rPr>
                <w:noProof/>
                <w:webHidden/>
              </w:rPr>
              <w:t>6</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06" w:history="1">
            <w:r w:rsidR="004255C0" w:rsidRPr="00CC0FC2">
              <w:rPr>
                <w:rStyle w:val="Hyperlink"/>
                <w:noProof/>
              </w:rPr>
              <w:t>2.</w:t>
            </w:r>
            <w:r w:rsidR="004255C0">
              <w:rPr>
                <w:rFonts w:eastAsiaTheme="minorEastAsia"/>
                <w:b w:val="0"/>
                <w:noProof/>
                <w:sz w:val="22"/>
                <w:lang w:eastAsia="en-NZ"/>
              </w:rPr>
              <w:tab/>
            </w:r>
            <w:r w:rsidR="004255C0" w:rsidRPr="00CC0FC2">
              <w:rPr>
                <w:rStyle w:val="Hyperlink"/>
                <w:noProof/>
              </w:rPr>
              <w:t>Background</w:t>
            </w:r>
            <w:r w:rsidR="004255C0">
              <w:rPr>
                <w:noProof/>
                <w:webHidden/>
              </w:rPr>
              <w:tab/>
            </w:r>
            <w:r w:rsidR="004255C0">
              <w:rPr>
                <w:noProof/>
                <w:webHidden/>
              </w:rPr>
              <w:fldChar w:fldCharType="begin"/>
            </w:r>
            <w:r w:rsidR="004255C0">
              <w:rPr>
                <w:noProof/>
                <w:webHidden/>
              </w:rPr>
              <w:instrText xml:space="preserve"> PAGEREF _Toc528019206 \h </w:instrText>
            </w:r>
            <w:r w:rsidR="004255C0">
              <w:rPr>
                <w:noProof/>
                <w:webHidden/>
              </w:rPr>
            </w:r>
            <w:r w:rsidR="004255C0">
              <w:rPr>
                <w:noProof/>
                <w:webHidden/>
              </w:rPr>
              <w:fldChar w:fldCharType="separate"/>
            </w:r>
            <w:r w:rsidR="00DC273F">
              <w:rPr>
                <w:noProof/>
                <w:webHidden/>
              </w:rPr>
              <w:t>7</w:t>
            </w:r>
            <w:r w:rsidR="004255C0">
              <w:rPr>
                <w:noProof/>
                <w:webHidden/>
              </w:rPr>
              <w:fldChar w:fldCharType="end"/>
            </w:r>
          </w:hyperlink>
        </w:p>
        <w:p w:rsidR="004255C0" w:rsidRDefault="008025B5">
          <w:pPr>
            <w:pStyle w:val="TOC2"/>
            <w:rPr>
              <w:rFonts w:eastAsiaTheme="minorEastAsia"/>
              <w:noProof/>
              <w:lang w:eastAsia="en-NZ"/>
            </w:rPr>
          </w:pPr>
          <w:hyperlink w:anchor="_Toc528019207" w:history="1">
            <w:r w:rsidR="004255C0" w:rsidRPr="00CC0FC2">
              <w:rPr>
                <w:rStyle w:val="Hyperlink"/>
                <w:rFonts w:asciiTheme="majorHAnsi" w:hAnsiTheme="majorHAnsi" w:cstheme="majorHAnsi"/>
                <w:noProof/>
              </w:rPr>
              <w:t>2.1</w:t>
            </w:r>
            <w:r w:rsidR="004255C0">
              <w:rPr>
                <w:rFonts w:eastAsiaTheme="minorEastAsia"/>
                <w:noProof/>
                <w:lang w:eastAsia="en-NZ"/>
              </w:rPr>
              <w:tab/>
            </w:r>
            <w:r w:rsidR="004255C0" w:rsidRPr="00CC0FC2">
              <w:rPr>
                <w:rStyle w:val="Hyperlink"/>
                <w:noProof/>
              </w:rPr>
              <w:t>Hash Functions</w:t>
            </w:r>
            <w:r w:rsidR="004255C0">
              <w:rPr>
                <w:noProof/>
                <w:webHidden/>
              </w:rPr>
              <w:tab/>
            </w:r>
            <w:r w:rsidR="004255C0">
              <w:rPr>
                <w:noProof/>
                <w:webHidden/>
              </w:rPr>
              <w:fldChar w:fldCharType="begin"/>
            </w:r>
            <w:r w:rsidR="004255C0">
              <w:rPr>
                <w:noProof/>
                <w:webHidden/>
              </w:rPr>
              <w:instrText xml:space="preserve"> PAGEREF _Toc528019207 \h </w:instrText>
            </w:r>
            <w:r w:rsidR="004255C0">
              <w:rPr>
                <w:noProof/>
                <w:webHidden/>
              </w:rPr>
            </w:r>
            <w:r w:rsidR="004255C0">
              <w:rPr>
                <w:noProof/>
                <w:webHidden/>
              </w:rPr>
              <w:fldChar w:fldCharType="separate"/>
            </w:r>
            <w:r w:rsidR="00DC273F">
              <w:rPr>
                <w:noProof/>
                <w:webHidden/>
              </w:rPr>
              <w:t>7</w:t>
            </w:r>
            <w:r w:rsidR="004255C0">
              <w:rPr>
                <w:noProof/>
                <w:webHidden/>
              </w:rPr>
              <w:fldChar w:fldCharType="end"/>
            </w:r>
          </w:hyperlink>
        </w:p>
        <w:p w:rsidR="004255C0" w:rsidRDefault="008025B5">
          <w:pPr>
            <w:pStyle w:val="TOC3"/>
            <w:rPr>
              <w:rFonts w:eastAsiaTheme="minorEastAsia"/>
              <w:noProof/>
              <w:sz w:val="22"/>
              <w:lang w:eastAsia="en-NZ"/>
            </w:rPr>
          </w:pPr>
          <w:hyperlink w:anchor="_Toc528019208" w:history="1">
            <w:r w:rsidR="004255C0" w:rsidRPr="00CC0FC2">
              <w:rPr>
                <w:rStyle w:val="Hyperlink"/>
                <w:noProof/>
              </w:rPr>
              <w:t>2.1.1</w:t>
            </w:r>
            <w:r w:rsidR="004255C0">
              <w:rPr>
                <w:rFonts w:eastAsiaTheme="minorEastAsia"/>
                <w:noProof/>
                <w:sz w:val="22"/>
                <w:lang w:eastAsia="en-NZ"/>
              </w:rPr>
              <w:tab/>
            </w:r>
            <w:r w:rsidR="004255C0" w:rsidRPr="00CC0FC2">
              <w:rPr>
                <w:rStyle w:val="Hyperlink"/>
                <w:noProof/>
              </w:rPr>
              <w:t>Properties</w:t>
            </w:r>
            <w:r w:rsidR="004255C0">
              <w:rPr>
                <w:noProof/>
                <w:webHidden/>
              </w:rPr>
              <w:tab/>
            </w:r>
            <w:r w:rsidR="004255C0">
              <w:rPr>
                <w:noProof/>
                <w:webHidden/>
              </w:rPr>
              <w:fldChar w:fldCharType="begin"/>
            </w:r>
            <w:r w:rsidR="004255C0">
              <w:rPr>
                <w:noProof/>
                <w:webHidden/>
              </w:rPr>
              <w:instrText xml:space="preserve"> PAGEREF _Toc528019208 \h </w:instrText>
            </w:r>
            <w:r w:rsidR="004255C0">
              <w:rPr>
                <w:noProof/>
                <w:webHidden/>
              </w:rPr>
            </w:r>
            <w:r w:rsidR="004255C0">
              <w:rPr>
                <w:noProof/>
                <w:webHidden/>
              </w:rPr>
              <w:fldChar w:fldCharType="separate"/>
            </w:r>
            <w:r w:rsidR="00DC273F">
              <w:rPr>
                <w:noProof/>
                <w:webHidden/>
              </w:rPr>
              <w:t>9</w:t>
            </w:r>
            <w:r w:rsidR="004255C0">
              <w:rPr>
                <w:noProof/>
                <w:webHidden/>
              </w:rPr>
              <w:fldChar w:fldCharType="end"/>
            </w:r>
          </w:hyperlink>
        </w:p>
        <w:p w:rsidR="004255C0" w:rsidRDefault="008025B5">
          <w:pPr>
            <w:pStyle w:val="TOC2"/>
            <w:rPr>
              <w:rFonts w:eastAsiaTheme="minorEastAsia"/>
              <w:noProof/>
              <w:lang w:eastAsia="en-NZ"/>
            </w:rPr>
          </w:pPr>
          <w:hyperlink w:anchor="_Toc528019209" w:history="1">
            <w:r w:rsidR="004255C0" w:rsidRPr="00CC0FC2">
              <w:rPr>
                <w:rStyle w:val="Hyperlink"/>
                <w:rFonts w:asciiTheme="majorHAnsi" w:hAnsiTheme="majorHAnsi" w:cstheme="majorHAnsi"/>
                <w:noProof/>
              </w:rPr>
              <w:t>2.2</w:t>
            </w:r>
            <w:r w:rsidR="004255C0">
              <w:rPr>
                <w:rFonts w:eastAsiaTheme="minorEastAsia"/>
                <w:noProof/>
                <w:lang w:eastAsia="en-NZ"/>
              </w:rPr>
              <w:tab/>
            </w:r>
            <w:r w:rsidR="004255C0" w:rsidRPr="00CC0FC2">
              <w:rPr>
                <w:rStyle w:val="Hyperlink"/>
                <w:noProof/>
              </w:rPr>
              <w:t>Cryptographic Hash Functions</w:t>
            </w:r>
            <w:r w:rsidR="004255C0">
              <w:rPr>
                <w:noProof/>
                <w:webHidden/>
              </w:rPr>
              <w:tab/>
            </w:r>
            <w:r w:rsidR="004255C0">
              <w:rPr>
                <w:noProof/>
                <w:webHidden/>
              </w:rPr>
              <w:fldChar w:fldCharType="begin"/>
            </w:r>
            <w:r w:rsidR="004255C0">
              <w:rPr>
                <w:noProof/>
                <w:webHidden/>
              </w:rPr>
              <w:instrText xml:space="preserve"> PAGEREF _Toc528019209 \h </w:instrText>
            </w:r>
            <w:r w:rsidR="004255C0">
              <w:rPr>
                <w:noProof/>
                <w:webHidden/>
              </w:rPr>
            </w:r>
            <w:r w:rsidR="004255C0">
              <w:rPr>
                <w:noProof/>
                <w:webHidden/>
              </w:rPr>
              <w:fldChar w:fldCharType="separate"/>
            </w:r>
            <w:r w:rsidR="00DC273F">
              <w:rPr>
                <w:noProof/>
                <w:webHidden/>
              </w:rPr>
              <w:t>9</w:t>
            </w:r>
            <w:r w:rsidR="004255C0">
              <w:rPr>
                <w:noProof/>
                <w:webHidden/>
              </w:rPr>
              <w:fldChar w:fldCharType="end"/>
            </w:r>
          </w:hyperlink>
        </w:p>
        <w:p w:rsidR="004255C0" w:rsidRDefault="008025B5">
          <w:pPr>
            <w:pStyle w:val="TOC3"/>
            <w:rPr>
              <w:rFonts w:eastAsiaTheme="minorEastAsia"/>
              <w:noProof/>
              <w:sz w:val="22"/>
              <w:lang w:eastAsia="en-NZ"/>
            </w:rPr>
          </w:pPr>
          <w:hyperlink w:anchor="_Toc528019210" w:history="1">
            <w:r w:rsidR="004255C0" w:rsidRPr="00CC0FC2">
              <w:rPr>
                <w:rStyle w:val="Hyperlink"/>
                <w:noProof/>
              </w:rPr>
              <w:t>2.2.1</w:t>
            </w:r>
            <w:r w:rsidR="004255C0">
              <w:rPr>
                <w:rFonts w:eastAsiaTheme="minorEastAsia"/>
                <w:noProof/>
                <w:sz w:val="22"/>
                <w:lang w:eastAsia="en-NZ"/>
              </w:rPr>
              <w:tab/>
            </w:r>
            <w:r w:rsidR="004255C0" w:rsidRPr="00CC0FC2">
              <w:rPr>
                <w:rStyle w:val="Hyperlink"/>
                <w:noProof/>
              </w:rPr>
              <w:t>Properties</w:t>
            </w:r>
            <w:r w:rsidR="004255C0">
              <w:rPr>
                <w:noProof/>
                <w:webHidden/>
              </w:rPr>
              <w:tab/>
            </w:r>
            <w:r w:rsidR="004255C0">
              <w:rPr>
                <w:noProof/>
                <w:webHidden/>
              </w:rPr>
              <w:fldChar w:fldCharType="begin"/>
            </w:r>
            <w:r w:rsidR="004255C0">
              <w:rPr>
                <w:noProof/>
                <w:webHidden/>
              </w:rPr>
              <w:instrText xml:space="preserve"> PAGEREF _Toc528019210 \h </w:instrText>
            </w:r>
            <w:r w:rsidR="004255C0">
              <w:rPr>
                <w:noProof/>
                <w:webHidden/>
              </w:rPr>
            </w:r>
            <w:r w:rsidR="004255C0">
              <w:rPr>
                <w:noProof/>
                <w:webHidden/>
              </w:rPr>
              <w:fldChar w:fldCharType="separate"/>
            </w:r>
            <w:r w:rsidR="00DC273F">
              <w:rPr>
                <w:noProof/>
                <w:webHidden/>
              </w:rPr>
              <w:t>9</w:t>
            </w:r>
            <w:r w:rsidR="004255C0">
              <w:rPr>
                <w:noProof/>
                <w:webHidden/>
              </w:rPr>
              <w:fldChar w:fldCharType="end"/>
            </w:r>
          </w:hyperlink>
        </w:p>
        <w:p w:rsidR="004255C0" w:rsidRDefault="008025B5">
          <w:pPr>
            <w:pStyle w:val="TOC3"/>
            <w:rPr>
              <w:rFonts w:eastAsiaTheme="minorEastAsia"/>
              <w:noProof/>
              <w:sz w:val="22"/>
              <w:lang w:eastAsia="en-NZ"/>
            </w:rPr>
          </w:pPr>
          <w:hyperlink w:anchor="_Toc528019211" w:history="1">
            <w:r w:rsidR="004255C0" w:rsidRPr="00CC0FC2">
              <w:rPr>
                <w:rStyle w:val="Hyperlink"/>
                <w:noProof/>
              </w:rPr>
              <w:t>2.2.2</w:t>
            </w:r>
            <w:r w:rsidR="004255C0">
              <w:rPr>
                <w:rFonts w:eastAsiaTheme="minorEastAsia"/>
                <w:noProof/>
                <w:sz w:val="22"/>
                <w:lang w:eastAsia="en-NZ"/>
              </w:rPr>
              <w:tab/>
            </w:r>
            <w:r w:rsidR="004255C0" w:rsidRPr="00CC0FC2">
              <w:rPr>
                <w:rStyle w:val="Hyperlink"/>
                <w:noProof/>
              </w:rPr>
              <w:t>Generalized Birthday Paradox</w:t>
            </w:r>
            <w:r w:rsidR="004255C0">
              <w:rPr>
                <w:noProof/>
                <w:webHidden/>
              </w:rPr>
              <w:tab/>
            </w:r>
            <w:r w:rsidR="004255C0">
              <w:rPr>
                <w:noProof/>
                <w:webHidden/>
              </w:rPr>
              <w:fldChar w:fldCharType="begin"/>
            </w:r>
            <w:r w:rsidR="004255C0">
              <w:rPr>
                <w:noProof/>
                <w:webHidden/>
              </w:rPr>
              <w:instrText xml:space="preserve"> PAGEREF _Toc528019211 \h </w:instrText>
            </w:r>
            <w:r w:rsidR="004255C0">
              <w:rPr>
                <w:noProof/>
                <w:webHidden/>
              </w:rPr>
            </w:r>
            <w:r w:rsidR="004255C0">
              <w:rPr>
                <w:noProof/>
                <w:webHidden/>
              </w:rPr>
              <w:fldChar w:fldCharType="separate"/>
            </w:r>
            <w:r w:rsidR="00DC273F">
              <w:rPr>
                <w:noProof/>
                <w:webHidden/>
              </w:rPr>
              <w:t>10</w:t>
            </w:r>
            <w:r w:rsidR="004255C0">
              <w:rPr>
                <w:noProof/>
                <w:webHidden/>
              </w:rPr>
              <w:fldChar w:fldCharType="end"/>
            </w:r>
          </w:hyperlink>
        </w:p>
        <w:p w:rsidR="004255C0" w:rsidRDefault="008025B5">
          <w:pPr>
            <w:pStyle w:val="TOC2"/>
            <w:rPr>
              <w:rFonts w:eastAsiaTheme="minorEastAsia"/>
              <w:noProof/>
              <w:lang w:eastAsia="en-NZ"/>
            </w:rPr>
          </w:pPr>
          <w:hyperlink w:anchor="_Toc528019212" w:history="1">
            <w:r w:rsidR="004255C0" w:rsidRPr="00CC0FC2">
              <w:rPr>
                <w:rStyle w:val="Hyperlink"/>
                <w:rFonts w:asciiTheme="majorHAnsi" w:hAnsiTheme="majorHAnsi" w:cstheme="majorHAnsi"/>
                <w:noProof/>
              </w:rPr>
              <w:t>2.3</w:t>
            </w:r>
            <w:r w:rsidR="004255C0">
              <w:rPr>
                <w:rFonts w:eastAsiaTheme="minorEastAsia"/>
                <w:noProof/>
                <w:lang w:eastAsia="en-NZ"/>
              </w:rPr>
              <w:tab/>
            </w:r>
            <w:r w:rsidR="004255C0" w:rsidRPr="00CC0FC2">
              <w:rPr>
                <w:rStyle w:val="Hyperlink"/>
                <w:noProof/>
              </w:rPr>
              <w:t>Construction of Cryptographic Hash Functions</w:t>
            </w:r>
            <w:r w:rsidR="004255C0">
              <w:rPr>
                <w:noProof/>
                <w:webHidden/>
              </w:rPr>
              <w:tab/>
            </w:r>
            <w:r w:rsidR="004255C0">
              <w:rPr>
                <w:noProof/>
                <w:webHidden/>
              </w:rPr>
              <w:fldChar w:fldCharType="begin"/>
            </w:r>
            <w:r w:rsidR="004255C0">
              <w:rPr>
                <w:noProof/>
                <w:webHidden/>
              </w:rPr>
              <w:instrText xml:space="preserve"> PAGEREF _Toc528019212 \h </w:instrText>
            </w:r>
            <w:r w:rsidR="004255C0">
              <w:rPr>
                <w:noProof/>
                <w:webHidden/>
              </w:rPr>
            </w:r>
            <w:r w:rsidR="004255C0">
              <w:rPr>
                <w:noProof/>
                <w:webHidden/>
              </w:rPr>
              <w:fldChar w:fldCharType="separate"/>
            </w:r>
            <w:r w:rsidR="00DC273F">
              <w:rPr>
                <w:noProof/>
                <w:webHidden/>
              </w:rPr>
              <w:t>11</w:t>
            </w:r>
            <w:r w:rsidR="004255C0">
              <w:rPr>
                <w:noProof/>
                <w:webHidden/>
              </w:rPr>
              <w:fldChar w:fldCharType="end"/>
            </w:r>
          </w:hyperlink>
        </w:p>
        <w:p w:rsidR="004255C0" w:rsidRDefault="008025B5">
          <w:pPr>
            <w:pStyle w:val="TOC3"/>
            <w:rPr>
              <w:rFonts w:eastAsiaTheme="minorEastAsia"/>
              <w:noProof/>
              <w:sz w:val="22"/>
              <w:lang w:eastAsia="en-NZ"/>
            </w:rPr>
          </w:pPr>
          <w:hyperlink w:anchor="_Toc528019213" w:history="1">
            <w:r w:rsidR="004255C0" w:rsidRPr="00CC0FC2">
              <w:rPr>
                <w:rStyle w:val="Hyperlink"/>
                <w:noProof/>
              </w:rPr>
              <w:t>2.3.1</w:t>
            </w:r>
            <w:r w:rsidR="004255C0">
              <w:rPr>
                <w:rFonts w:eastAsiaTheme="minorEastAsia"/>
                <w:noProof/>
                <w:sz w:val="22"/>
                <w:lang w:eastAsia="en-NZ"/>
              </w:rPr>
              <w:tab/>
            </w:r>
            <w:r w:rsidR="004255C0" w:rsidRPr="00CC0FC2">
              <w:rPr>
                <w:rStyle w:val="Hyperlink"/>
                <w:noProof/>
              </w:rPr>
              <w:t>Davies</w:t>
            </w:r>
            <w:r w:rsidR="004255C0" w:rsidRPr="00CC0FC2">
              <w:rPr>
                <w:rStyle w:val="Hyperlink"/>
                <w:noProof/>
              </w:rPr>
              <w:noBreakHyphen/>
              <w:t>Meyer Construction</w:t>
            </w:r>
            <w:r w:rsidR="004255C0">
              <w:rPr>
                <w:noProof/>
                <w:webHidden/>
              </w:rPr>
              <w:tab/>
            </w:r>
            <w:r w:rsidR="004255C0">
              <w:rPr>
                <w:noProof/>
                <w:webHidden/>
              </w:rPr>
              <w:fldChar w:fldCharType="begin"/>
            </w:r>
            <w:r w:rsidR="004255C0">
              <w:rPr>
                <w:noProof/>
                <w:webHidden/>
              </w:rPr>
              <w:instrText xml:space="preserve"> PAGEREF _Toc528019213 \h </w:instrText>
            </w:r>
            <w:r w:rsidR="004255C0">
              <w:rPr>
                <w:noProof/>
                <w:webHidden/>
              </w:rPr>
            </w:r>
            <w:r w:rsidR="004255C0">
              <w:rPr>
                <w:noProof/>
                <w:webHidden/>
              </w:rPr>
              <w:fldChar w:fldCharType="separate"/>
            </w:r>
            <w:r w:rsidR="00DC273F">
              <w:rPr>
                <w:noProof/>
                <w:webHidden/>
              </w:rPr>
              <w:t>12</w:t>
            </w:r>
            <w:r w:rsidR="004255C0">
              <w:rPr>
                <w:noProof/>
                <w:webHidden/>
              </w:rPr>
              <w:fldChar w:fldCharType="end"/>
            </w:r>
          </w:hyperlink>
        </w:p>
        <w:p w:rsidR="004255C0" w:rsidRDefault="008025B5">
          <w:pPr>
            <w:pStyle w:val="TOC3"/>
            <w:rPr>
              <w:rFonts w:eastAsiaTheme="minorEastAsia"/>
              <w:noProof/>
              <w:sz w:val="22"/>
              <w:lang w:eastAsia="en-NZ"/>
            </w:rPr>
          </w:pPr>
          <w:hyperlink w:anchor="_Toc528019214" w:history="1">
            <w:r w:rsidR="004255C0" w:rsidRPr="00CC0FC2">
              <w:rPr>
                <w:rStyle w:val="Hyperlink"/>
                <w:noProof/>
              </w:rPr>
              <w:t>2.3.2</w:t>
            </w:r>
            <w:r w:rsidR="004255C0">
              <w:rPr>
                <w:rFonts w:eastAsiaTheme="minorEastAsia"/>
                <w:noProof/>
                <w:sz w:val="22"/>
                <w:lang w:eastAsia="en-NZ"/>
              </w:rPr>
              <w:tab/>
            </w:r>
            <w:r w:rsidR="004255C0" w:rsidRPr="00CC0FC2">
              <w:rPr>
                <w:rStyle w:val="Hyperlink"/>
                <w:noProof/>
              </w:rPr>
              <w:t>Merkle</w:t>
            </w:r>
            <w:r w:rsidR="004255C0" w:rsidRPr="00CC0FC2">
              <w:rPr>
                <w:rStyle w:val="Hyperlink"/>
                <w:noProof/>
              </w:rPr>
              <w:noBreakHyphen/>
              <w:t>Damgård Construction</w:t>
            </w:r>
            <w:r w:rsidR="004255C0">
              <w:rPr>
                <w:noProof/>
                <w:webHidden/>
              </w:rPr>
              <w:tab/>
            </w:r>
            <w:r w:rsidR="004255C0">
              <w:rPr>
                <w:noProof/>
                <w:webHidden/>
              </w:rPr>
              <w:fldChar w:fldCharType="begin"/>
            </w:r>
            <w:r w:rsidR="004255C0">
              <w:rPr>
                <w:noProof/>
                <w:webHidden/>
              </w:rPr>
              <w:instrText xml:space="preserve"> PAGEREF _Toc528019214 \h </w:instrText>
            </w:r>
            <w:r w:rsidR="004255C0">
              <w:rPr>
                <w:noProof/>
                <w:webHidden/>
              </w:rPr>
            </w:r>
            <w:r w:rsidR="004255C0">
              <w:rPr>
                <w:noProof/>
                <w:webHidden/>
              </w:rPr>
              <w:fldChar w:fldCharType="separate"/>
            </w:r>
            <w:r w:rsidR="00DC273F">
              <w:rPr>
                <w:noProof/>
                <w:webHidden/>
              </w:rPr>
              <w:t>13</w:t>
            </w:r>
            <w:r w:rsidR="004255C0">
              <w:rPr>
                <w:noProof/>
                <w:webHidden/>
              </w:rPr>
              <w:fldChar w:fldCharType="end"/>
            </w:r>
          </w:hyperlink>
        </w:p>
        <w:p w:rsidR="004255C0" w:rsidRDefault="008025B5">
          <w:pPr>
            <w:pStyle w:val="TOC2"/>
            <w:rPr>
              <w:rFonts w:eastAsiaTheme="minorEastAsia"/>
              <w:noProof/>
              <w:lang w:eastAsia="en-NZ"/>
            </w:rPr>
          </w:pPr>
          <w:hyperlink w:anchor="_Toc528019215" w:history="1">
            <w:r w:rsidR="004255C0" w:rsidRPr="00CC0FC2">
              <w:rPr>
                <w:rStyle w:val="Hyperlink"/>
                <w:rFonts w:asciiTheme="majorHAnsi" w:hAnsiTheme="majorHAnsi" w:cstheme="majorHAnsi"/>
                <w:noProof/>
              </w:rPr>
              <w:t>2.4</w:t>
            </w:r>
            <w:r w:rsidR="004255C0">
              <w:rPr>
                <w:rFonts w:eastAsiaTheme="minorEastAsia"/>
                <w:noProof/>
                <w:lang w:eastAsia="en-NZ"/>
              </w:rPr>
              <w:tab/>
            </w:r>
            <w:r w:rsidR="004255C0" w:rsidRPr="00CC0FC2">
              <w:rPr>
                <w:rStyle w:val="Hyperlink"/>
                <w:noProof/>
              </w:rPr>
              <w:t>SHA</w:t>
            </w:r>
            <w:r w:rsidR="004255C0" w:rsidRPr="00CC0FC2">
              <w:rPr>
                <w:rStyle w:val="Hyperlink"/>
                <w:noProof/>
              </w:rPr>
              <w:noBreakHyphen/>
              <w:t>256</w:t>
            </w:r>
            <w:r w:rsidR="004255C0">
              <w:rPr>
                <w:noProof/>
                <w:webHidden/>
              </w:rPr>
              <w:tab/>
            </w:r>
            <w:r w:rsidR="004255C0">
              <w:rPr>
                <w:noProof/>
                <w:webHidden/>
              </w:rPr>
              <w:fldChar w:fldCharType="begin"/>
            </w:r>
            <w:r w:rsidR="004255C0">
              <w:rPr>
                <w:noProof/>
                <w:webHidden/>
              </w:rPr>
              <w:instrText xml:space="preserve"> PAGEREF _Toc528019215 \h </w:instrText>
            </w:r>
            <w:r w:rsidR="004255C0">
              <w:rPr>
                <w:noProof/>
                <w:webHidden/>
              </w:rPr>
            </w:r>
            <w:r w:rsidR="004255C0">
              <w:rPr>
                <w:noProof/>
                <w:webHidden/>
              </w:rPr>
              <w:fldChar w:fldCharType="separate"/>
            </w:r>
            <w:r w:rsidR="00DC273F">
              <w:rPr>
                <w:noProof/>
                <w:webHidden/>
              </w:rPr>
              <w:t>14</w:t>
            </w:r>
            <w:r w:rsidR="004255C0">
              <w:rPr>
                <w:noProof/>
                <w:webHidden/>
              </w:rPr>
              <w:fldChar w:fldCharType="end"/>
            </w:r>
          </w:hyperlink>
        </w:p>
        <w:p w:rsidR="004255C0" w:rsidRDefault="008025B5">
          <w:pPr>
            <w:pStyle w:val="TOC3"/>
            <w:rPr>
              <w:rFonts w:eastAsiaTheme="minorEastAsia"/>
              <w:noProof/>
              <w:sz w:val="22"/>
              <w:lang w:eastAsia="en-NZ"/>
            </w:rPr>
          </w:pPr>
          <w:hyperlink w:anchor="_Toc528019216" w:history="1">
            <w:r w:rsidR="004255C0" w:rsidRPr="00CC0FC2">
              <w:rPr>
                <w:rStyle w:val="Hyperlink"/>
                <w:noProof/>
              </w:rPr>
              <w:t>2.4.1</w:t>
            </w:r>
            <w:r w:rsidR="004255C0">
              <w:rPr>
                <w:rFonts w:eastAsiaTheme="minorEastAsia"/>
                <w:noProof/>
                <w:sz w:val="22"/>
                <w:lang w:eastAsia="en-NZ"/>
              </w:rPr>
              <w:tab/>
            </w:r>
            <w:r w:rsidR="004255C0" w:rsidRPr="00CC0FC2">
              <w:rPr>
                <w:rStyle w:val="Hyperlink"/>
                <w:noProof/>
              </w:rPr>
              <w:t>Initial Values and Constants</w:t>
            </w:r>
            <w:r w:rsidR="004255C0">
              <w:rPr>
                <w:noProof/>
                <w:webHidden/>
              </w:rPr>
              <w:tab/>
            </w:r>
            <w:r w:rsidR="004255C0">
              <w:rPr>
                <w:noProof/>
                <w:webHidden/>
              </w:rPr>
              <w:fldChar w:fldCharType="begin"/>
            </w:r>
            <w:r w:rsidR="004255C0">
              <w:rPr>
                <w:noProof/>
                <w:webHidden/>
              </w:rPr>
              <w:instrText xml:space="preserve"> PAGEREF _Toc528019216 \h </w:instrText>
            </w:r>
            <w:r w:rsidR="004255C0">
              <w:rPr>
                <w:noProof/>
                <w:webHidden/>
              </w:rPr>
            </w:r>
            <w:r w:rsidR="004255C0">
              <w:rPr>
                <w:noProof/>
                <w:webHidden/>
              </w:rPr>
              <w:fldChar w:fldCharType="separate"/>
            </w:r>
            <w:r w:rsidR="00DC273F">
              <w:rPr>
                <w:noProof/>
                <w:webHidden/>
              </w:rPr>
              <w:t>14</w:t>
            </w:r>
            <w:r w:rsidR="004255C0">
              <w:rPr>
                <w:noProof/>
                <w:webHidden/>
              </w:rPr>
              <w:fldChar w:fldCharType="end"/>
            </w:r>
          </w:hyperlink>
        </w:p>
        <w:p w:rsidR="004255C0" w:rsidRDefault="008025B5">
          <w:pPr>
            <w:pStyle w:val="TOC3"/>
            <w:rPr>
              <w:rFonts w:eastAsiaTheme="minorEastAsia"/>
              <w:noProof/>
              <w:sz w:val="22"/>
              <w:lang w:eastAsia="en-NZ"/>
            </w:rPr>
          </w:pPr>
          <w:hyperlink w:anchor="_Toc528019217" w:history="1">
            <w:r w:rsidR="004255C0" w:rsidRPr="00CC0FC2">
              <w:rPr>
                <w:rStyle w:val="Hyperlink"/>
                <w:noProof/>
              </w:rPr>
              <w:t>2.4.2</w:t>
            </w:r>
            <w:r w:rsidR="004255C0">
              <w:rPr>
                <w:rFonts w:eastAsiaTheme="minorEastAsia"/>
                <w:noProof/>
                <w:sz w:val="22"/>
                <w:lang w:eastAsia="en-NZ"/>
              </w:rPr>
              <w:tab/>
            </w:r>
            <w:r w:rsidR="004255C0" w:rsidRPr="00CC0FC2">
              <w:rPr>
                <w:rStyle w:val="Hyperlink"/>
                <w:noProof/>
              </w:rPr>
              <w:t>Functions</w:t>
            </w:r>
            <w:r w:rsidR="004255C0">
              <w:rPr>
                <w:noProof/>
                <w:webHidden/>
              </w:rPr>
              <w:tab/>
            </w:r>
            <w:r w:rsidR="004255C0">
              <w:rPr>
                <w:noProof/>
                <w:webHidden/>
              </w:rPr>
              <w:fldChar w:fldCharType="begin"/>
            </w:r>
            <w:r w:rsidR="004255C0">
              <w:rPr>
                <w:noProof/>
                <w:webHidden/>
              </w:rPr>
              <w:instrText xml:space="preserve"> PAGEREF _Toc528019217 \h </w:instrText>
            </w:r>
            <w:r w:rsidR="004255C0">
              <w:rPr>
                <w:noProof/>
                <w:webHidden/>
              </w:rPr>
            </w:r>
            <w:r w:rsidR="004255C0">
              <w:rPr>
                <w:noProof/>
                <w:webHidden/>
              </w:rPr>
              <w:fldChar w:fldCharType="separate"/>
            </w:r>
            <w:r w:rsidR="00DC273F">
              <w:rPr>
                <w:noProof/>
                <w:webHidden/>
              </w:rPr>
              <w:t>16</w:t>
            </w:r>
            <w:r w:rsidR="004255C0">
              <w:rPr>
                <w:noProof/>
                <w:webHidden/>
              </w:rPr>
              <w:fldChar w:fldCharType="end"/>
            </w:r>
          </w:hyperlink>
        </w:p>
        <w:p w:rsidR="004255C0" w:rsidRDefault="008025B5">
          <w:pPr>
            <w:pStyle w:val="TOC3"/>
            <w:rPr>
              <w:rFonts w:eastAsiaTheme="minorEastAsia"/>
              <w:noProof/>
              <w:sz w:val="22"/>
              <w:lang w:eastAsia="en-NZ"/>
            </w:rPr>
          </w:pPr>
          <w:hyperlink w:anchor="_Toc528019218" w:history="1">
            <w:r w:rsidR="004255C0" w:rsidRPr="00CC0FC2">
              <w:rPr>
                <w:rStyle w:val="Hyperlink"/>
                <w:noProof/>
              </w:rPr>
              <w:t>2.4.3</w:t>
            </w:r>
            <w:r w:rsidR="004255C0">
              <w:rPr>
                <w:rFonts w:eastAsiaTheme="minorEastAsia"/>
                <w:noProof/>
                <w:sz w:val="22"/>
                <w:lang w:eastAsia="en-NZ"/>
              </w:rPr>
              <w:tab/>
            </w:r>
            <w:r w:rsidR="004255C0" w:rsidRPr="00CC0FC2">
              <w:rPr>
                <w:rStyle w:val="Hyperlink"/>
                <w:noProof/>
              </w:rPr>
              <w:t>Message Padding</w:t>
            </w:r>
            <w:r w:rsidR="004255C0">
              <w:rPr>
                <w:noProof/>
                <w:webHidden/>
              </w:rPr>
              <w:tab/>
            </w:r>
            <w:r w:rsidR="004255C0">
              <w:rPr>
                <w:noProof/>
                <w:webHidden/>
              </w:rPr>
              <w:fldChar w:fldCharType="begin"/>
            </w:r>
            <w:r w:rsidR="004255C0">
              <w:rPr>
                <w:noProof/>
                <w:webHidden/>
              </w:rPr>
              <w:instrText xml:space="preserve"> PAGEREF _Toc528019218 \h </w:instrText>
            </w:r>
            <w:r w:rsidR="004255C0">
              <w:rPr>
                <w:noProof/>
                <w:webHidden/>
              </w:rPr>
            </w:r>
            <w:r w:rsidR="004255C0">
              <w:rPr>
                <w:noProof/>
                <w:webHidden/>
              </w:rPr>
              <w:fldChar w:fldCharType="separate"/>
            </w:r>
            <w:r w:rsidR="00DC273F">
              <w:rPr>
                <w:noProof/>
                <w:webHidden/>
              </w:rPr>
              <w:t>16</w:t>
            </w:r>
            <w:r w:rsidR="004255C0">
              <w:rPr>
                <w:noProof/>
                <w:webHidden/>
              </w:rPr>
              <w:fldChar w:fldCharType="end"/>
            </w:r>
          </w:hyperlink>
        </w:p>
        <w:p w:rsidR="004255C0" w:rsidRDefault="008025B5">
          <w:pPr>
            <w:pStyle w:val="TOC3"/>
            <w:rPr>
              <w:rFonts w:eastAsiaTheme="minorEastAsia"/>
              <w:noProof/>
              <w:sz w:val="22"/>
              <w:lang w:eastAsia="en-NZ"/>
            </w:rPr>
          </w:pPr>
          <w:hyperlink w:anchor="_Toc528019219" w:history="1">
            <w:r w:rsidR="004255C0" w:rsidRPr="00CC0FC2">
              <w:rPr>
                <w:rStyle w:val="Hyperlink"/>
                <w:noProof/>
              </w:rPr>
              <w:t>2.4.4</w:t>
            </w:r>
            <w:r w:rsidR="004255C0">
              <w:rPr>
                <w:rFonts w:eastAsiaTheme="minorEastAsia"/>
                <w:noProof/>
                <w:sz w:val="22"/>
                <w:lang w:eastAsia="en-NZ"/>
              </w:rPr>
              <w:tab/>
            </w:r>
            <w:r w:rsidR="004255C0" w:rsidRPr="00CC0FC2">
              <w:rPr>
                <w:rStyle w:val="Hyperlink"/>
                <w:noProof/>
              </w:rPr>
              <w:t>Compression Function</w:t>
            </w:r>
            <w:r w:rsidR="004255C0">
              <w:rPr>
                <w:noProof/>
                <w:webHidden/>
              </w:rPr>
              <w:tab/>
            </w:r>
            <w:r w:rsidR="004255C0">
              <w:rPr>
                <w:noProof/>
                <w:webHidden/>
              </w:rPr>
              <w:fldChar w:fldCharType="begin"/>
            </w:r>
            <w:r w:rsidR="004255C0">
              <w:rPr>
                <w:noProof/>
                <w:webHidden/>
              </w:rPr>
              <w:instrText xml:space="preserve"> PAGEREF _Toc528019219 \h </w:instrText>
            </w:r>
            <w:r w:rsidR="004255C0">
              <w:rPr>
                <w:noProof/>
                <w:webHidden/>
              </w:rPr>
            </w:r>
            <w:r w:rsidR="004255C0">
              <w:rPr>
                <w:noProof/>
                <w:webHidden/>
              </w:rPr>
              <w:fldChar w:fldCharType="separate"/>
            </w:r>
            <w:r w:rsidR="00DC273F">
              <w:rPr>
                <w:noProof/>
                <w:webHidden/>
              </w:rPr>
              <w:t>17</w:t>
            </w:r>
            <w:r w:rsidR="004255C0">
              <w:rPr>
                <w:noProof/>
                <w:webHidden/>
              </w:rPr>
              <w:fldChar w:fldCharType="end"/>
            </w:r>
          </w:hyperlink>
        </w:p>
        <w:p w:rsidR="004255C0" w:rsidRDefault="008025B5">
          <w:pPr>
            <w:pStyle w:val="TOC2"/>
            <w:rPr>
              <w:rFonts w:eastAsiaTheme="minorEastAsia"/>
              <w:noProof/>
              <w:lang w:eastAsia="en-NZ"/>
            </w:rPr>
          </w:pPr>
          <w:hyperlink w:anchor="_Toc528019220" w:history="1">
            <w:r w:rsidR="004255C0" w:rsidRPr="00CC0FC2">
              <w:rPr>
                <w:rStyle w:val="Hyperlink"/>
                <w:rFonts w:asciiTheme="majorHAnsi" w:hAnsiTheme="majorHAnsi" w:cstheme="majorHAnsi"/>
                <w:noProof/>
              </w:rPr>
              <w:t>2.5</w:t>
            </w:r>
            <w:r w:rsidR="004255C0">
              <w:rPr>
                <w:rFonts w:eastAsiaTheme="minorEastAsia"/>
                <w:noProof/>
                <w:lang w:eastAsia="en-NZ"/>
              </w:rPr>
              <w:tab/>
            </w:r>
            <w:r w:rsidR="004255C0" w:rsidRPr="00CC0FC2">
              <w:rPr>
                <w:rStyle w:val="Hyperlink"/>
                <w:noProof/>
              </w:rPr>
              <w:t>Cryptanalysis</w:t>
            </w:r>
            <w:r w:rsidR="004255C0">
              <w:rPr>
                <w:noProof/>
                <w:webHidden/>
              </w:rPr>
              <w:tab/>
            </w:r>
            <w:r w:rsidR="004255C0">
              <w:rPr>
                <w:noProof/>
                <w:webHidden/>
              </w:rPr>
              <w:fldChar w:fldCharType="begin"/>
            </w:r>
            <w:r w:rsidR="004255C0">
              <w:rPr>
                <w:noProof/>
                <w:webHidden/>
              </w:rPr>
              <w:instrText xml:space="preserve"> PAGEREF _Toc528019220 \h </w:instrText>
            </w:r>
            <w:r w:rsidR="004255C0">
              <w:rPr>
                <w:noProof/>
                <w:webHidden/>
              </w:rPr>
            </w:r>
            <w:r w:rsidR="004255C0">
              <w:rPr>
                <w:noProof/>
                <w:webHidden/>
              </w:rPr>
              <w:fldChar w:fldCharType="separate"/>
            </w:r>
            <w:r w:rsidR="00DC273F">
              <w:rPr>
                <w:noProof/>
                <w:webHidden/>
              </w:rPr>
              <w:t>18</w:t>
            </w:r>
            <w:r w:rsidR="004255C0">
              <w:rPr>
                <w:noProof/>
                <w:webHidden/>
              </w:rPr>
              <w:fldChar w:fldCharType="end"/>
            </w:r>
          </w:hyperlink>
        </w:p>
        <w:p w:rsidR="004255C0" w:rsidRDefault="008025B5">
          <w:pPr>
            <w:pStyle w:val="TOC3"/>
            <w:rPr>
              <w:rFonts w:eastAsiaTheme="minorEastAsia"/>
              <w:noProof/>
              <w:sz w:val="22"/>
              <w:lang w:eastAsia="en-NZ"/>
            </w:rPr>
          </w:pPr>
          <w:hyperlink w:anchor="_Toc528019221" w:history="1">
            <w:r w:rsidR="004255C0" w:rsidRPr="00CC0FC2">
              <w:rPr>
                <w:rStyle w:val="Hyperlink"/>
                <w:noProof/>
              </w:rPr>
              <w:t>2.5.1</w:t>
            </w:r>
            <w:r w:rsidR="004255C0">
              <w:rPr>
                <w:rFonts w:eastAsiaTheme="minorEastAsia"/>
                <w:noProof/>
                <w:sz w:val="22"/>
                <w:lang w:eastAsia="en-NZ"/>
              </w:rPr>
              <w:tab/>
            </w:r>
            <w:r w:rsidR="004255C0" w:rsidRPr="00CC0FC2">
              <w:rPr>
                <w:rStyle w:val="Hyperlink"/>
                <w:noProof/>
              </w:rPr>
              <w:t>Linear Cryptanalysis</w:t>
            </w:r>
            <w:r w:rsidR="004255C0">
              <w:rPr>
                <w:noProof/>
                <w:webHidden/>
              </w:rPr>
              <w:tab/>
            </w:r>
            <w:r w:rsidR="004255C0">
              <w:rPr>
                <w:noProof/>
                <w:webHidden/>
              </w:rPr>
              <w:fldChar w:fldCharType="begin"/>
            </w:r>
            <w:r w:rsidR="004255C0">
              <w:rPr>
                <w:noProof/>
                <w:webHidden/>
              </w:rPr>
              <w:instrText xml:space="preserve"> PAGEREF _Toc528019221 \h </w:instrText>
            </w:r>
            <w:r w:rsidR="004255C0">
              <w:rPr>
                <w:noProof/>
                <w:webHidden/>
              </w:rPr>
            </w:r>
            <w:r w:rsidR="004255C0">
              <w:rPr>
                <w:noProof/>
                <w:webHidden/>
              </w:rPr>
              <w:fldChar w:fldCharType="separate"/>
            </w:r>
            <w:r w:rsidR="00DC273F">
              <w:rPr>
                <w:noProof/>
                <w:webHidden/>
              </w:rPr>
              <w:t>19</w:t>
            </w:r>
            <w:r w:rsidR="004255C0">
              <w:rPr>
                <w:noProof/>
                <w:webHidden/>
              </w:rPr>
              <w:fldChar w:fldCharType="end"/>
            </w:r>
          </w:hyperlink>
        </w:p>
        <w:p w:rsidR="004255C0" w:rsidRDefault="008025B5">
          <w:pPr>
            <w:pStyle w:val="TOC3"/>
            <w:rPr>
              <w:rFonts w:eastAsiaTheme="minorEastAsia"/>
              <w:noProof/>
              <w:sz w:val="22"/>
              <w:lang w:eastAsia="en-NZ"/>
            </w:rPr>
          </w:pPr>
          <w:hyperlink w:anchor="_Toc528019222" w:history="1">
            <w:r w:rsidR="004255C0" w:rsidRPr="00CC0FC2">
              <w:rPr>
                <w:rStyle w:val="Hyperlink"/>
                <w:noProof/>
              </w:rPr>
              <w:t>2.5.2</w:t>
            </w:r>
            <w:r w:rsidR="004255C0">
              <w:rPr>
                <w:rFonts w:eastAsiaTheme="minorEastAsia"/>
                <w:noProof/>
                <w:sz w:val="22"/>
                <w:lang w:eastAsia="en-NZ"/>
              </w:rPr>
              <w:tab/>
            </w:r>
            <w:r w:rsidR="004255C0" w:rsidRPr="00CC0FC2">
              <w:rPr>
                <w:rStyle w:val="Hyperlink"/>
                <w:noProof/>
              </w:rPr>
              <w:t>Differential Cryptanalysis</w:t>
            </w:r>
            <w:r w:rsidR="004255C0">
              <w:rPr>
                <w:noProof/>
                <w:webHidden/>
              </w:rPr>
              <w:tab/>
            </w:r>
            <w:r w:rsidR="004255C0">
              <w:rPr>
                <w:noProof/>
                <w:webHidden/>
              </w:rPr>
              <w:fldChar w:fldCharType="begin"/>
            </w:r>
            <w:r w:rsidR="004255C0">
              <w:rPr>
                <w:noProof/>
                <w:webHidden/>
              </w:rPr>
              <w:instrText xml:space="preserve"> PAGEREF _Toc528019222 \h </w:instrText>
            </w:r>
            <w:r w:rsidR="004255C0">
              <w:rPr>
                <w:noProof/>
                <w:webHidden/>
              </w:rPr>
            </w:r>
            <w:r w:rsidR="004255C0">
              <w:rPr>
                <w:noProof/>
                <w:webHidden/>
              </w:rPr>
              <w:fldChar w:fldCharType="separate"/>
            </w:r>
            <w:r w:rsidR="00DC273F">
              <w:rPr>
                <w:noProof/>
                <w:webHidden/>
              </w:rPr>
              <w:t>19</w:t>
            </w:r>
            <w:r w:rsidR="004255C0">
              <w:rPr>
                <w:noProof/>
                <w:webHidden/>
              </w:rPr>
              <w:fldChar w:fldCharType="end"/>
            </w:r>
          </w:hyperlink>
        </w:p>
        <w:p w:rsidR="004255C0" w:rsidRDefault="008025B5">
          <w:pPr>
            <w:pStyle w:val="TOC3"/>
            <w:rPr>
              <w:rFonts w:eastAsiaTheme="minorEastAsia"/>
              <w:noProof/>
              <w:sz w:val="22"/>
              <w:lang w:eastAsia="en-NZ"/>
            </w:rPr>
          </w:pPr>
          <w:hyperlink w:anchor="_Toc528019223" w:history="1">
            <w:r w:rsidR="004255C0" w:rsidRPr="00CC0FC2">
              <w:rPr>
                <w:rStyle w:val="Hyperlink"/>
                <w:noProof/>
              </w:rPr>
              <w:t>2.5.3</w:t>
            </w:r>
            <w:r w:rsidR="004255C0">
              <w:rPr>
                <w:rFonts w:eastAsiaTheme="minorEastAsia"/>
                <w:noProof/>
                <w:sz w:val="22"/>
                <w:lang w:eastAsia="en-NZ"/>
              </w:rPr>
              <w:tab/>
            </w:r>
            <w:r w:rsidR="004255C0" w:rsidRPr="00CC0FC2">
              <w:rPr>
                <w:rStyle w:val="Hyperlink"/>
                <w:noProof/>
              </w:rPr>
              <w:t>Applications to MD4 and MD5</w:t>
            </w:r>
            <w:r w:rsidR="004255C0">
              <w:rPr>
                <w:noProof/>
                <w:webHidden/>
              </w:rPr>
              <w:tab/>
            </w:r>
            <w:r w:rsidR="004255C0">
              <w:rPr>
                <w:noProof/>
                <w:webHidden/>
              </w:rPr>
              <w:fldChar w:fldCharType="begin"/>
            </w:r>
            <w:r w:rsidR="004255C0">
              <w:rPr>
                <w:noProof/>
                <w:webHidden/>
              </w:rPr>
              <w:instrText xml:space="preserve"> PAGEREF _Toc528019223 \h </w:instrText>
            </w:r>
            <w:r w:rsidR="004255C0">
              <w:rPr>
                <w:noProof/>
                <w:webHidden/>
              </w:rPr>
            </w:r>
            <w:r w:rsidR="004255C0">
              <w:rPr>
                <w:noProof/>
                <w:webHidden/>
              </w:rPr>
              <w:fldChar w:fldCharType="separate"/>
            </w:r>
            <w:r w:rsidR="00DC273F">
              <w:rPr>
                <w:noProof/>
                <w:webHidden/>
              </w:rPr>
              <w:t>22</w:t>
            </w:r>
            <w:r w:rsidR="004255C0">
              <w:rPr>
                <w:noProof/>
                <w:webHidden/>
              </w:rPr>
              <w:fldChar w:fldCharType="end"/>
            </w:r>
          </w:hyperlink>
        </w:p>
        <w:p w:rsidR="004255C0" w:rsidRDefault="008025B5">
          <w:pPr>
            <w:pStyle w:val="TOC3"/>
            <w:rPr>
              <w:rFonts w:eastAsiaTheme="minorEastAsia"/>
              <w:noProof/>
              <w:sz w:val="22"/>
              <w:lang w:eastAsia="en-NZ"/>
            </w:rPr>
          </w:pPr>
          <w:hyperlink w:anchor="_Toc528019224" w:history="1">
            <w:r w:rsidR="004255C0" w:rsidRPr="00CC0FC2">
              <w:rPr>
                <w:rStyle w:val="Hyperlink"/>
                <w:noProof/>
              </w:rPr>
              <w:t>2.5.4</w:t>
            </w:r>
            <w:r w:rsidR="004255C0">
              <w:rPr>
                <w:rFonts w:eastAsiaTheme="minorEastAsia"/>
                <w:noProof/>
                <w:sz w:val="22"/>
                <w:lang w:eastAsia="en-NZ"/>
              </w:rPr>
              <w:tab/>
            </w:r>
            <w:r w:rsidR="004255C0" w:rsidRPr="00CC0FC2">
              <w:rPr>
                <w:rStyle w:val="Hyperlink"/>
                <w:noProof/>
              </w:rPr>
              <w:t>Applications to SHA</w:t>
            </w:r>
            <w:r w:rsidR="004255C0" w:rsidRPr="00CC0FC2">
              <w:rPr>
                <w:rStyle w:val="Hyperlink"/>
                <w:noProof/>
              </w:rPr>
              <w:noBreakHyphen/>
              <w:t>1</w:t>
            </w:r>
            <w:r w:rsidR="004255C0">
              <w:rPr>
                <w:noProof/>
                <w:webHidden/>
              </w:rPr>
              <w:tab/>
            </w:r>
            <w:r w:rsidR="004255C0">
              <w:rPr>
                <w:noProof/>
                <w:webHidden/>
              </w:rPr>
              <w:fldChar w:fldCharType="begin"/>
            </w:r>
            <w:r w:rsidR="004255C0">
              <w:rPr>
                <w:noProof/>
                <w:webHidden/>
              </w:rPr>
              <w:instrText xml:space="preserve"> PAGEREF _Toc528019224 \h </w:instrText>
            </w:r>
            <w:r w:rsidR="004255C0">
              <w:rPr>
                <w:noProof/>
                <w:webHidden/>
              </w:rPr>
            </w:r>
            <w:r w:rsidR="004255C0">
              <w:rPr>
                <w:noProof/>
                <w:webHidden/>
              </w:rPr>
              <w:fldChar w:fldCharType="separate"/>
            </w:r>
            <w:r w:rsidR="00DC273F">
              <w:rPr>
                <w:noProof/>
                <w:webHidden/>
              </w:rPr>
              <w:t>23</w:t>
            </w:r>
            <w:r w:rsidR="004255C0">
              <w:rPr>
                <w:noProof/>
                <w:webHidden/>
              </w:rPr>
              <w:fldChar w:fldCharType="end"/>
            </w:r>
          </w:hyperlink>
        </w:p>
        <w:p w:rsidR="004255C0" w:rsidRDefault="008025B5">
          <w:pPr>
            <w:pStyle w:val="TOC3"/>
            <w:rPr>
              <w:rFonts w:eastAsiaTheme="minorEastAsia"/>
              <w:noProof/>
              <w:sz w:val="22"/>
              <w:lang w:eastAsia="en-NZ"/>
            </w:rPr>
          </w:pPr>
          <w:hyperlink w:anchor="_Toc528019225" w:history="1">
            <w:r w:rsidR="004255C0" w:rsidRPr="00CC0FC2">
              <w:rPr>
                <w:rStyle w:val="Hyperlink"/>
                <w:noProof/>
              </w:rPr>
              <w:t>2.5.5</w:t>
            </w:r>
            <w:r w:rsidR="004255C0">
              <w:rPr>
                <w:rFonts w:eastAsiaTheme="minorEastAsia"/>
                <w:noProof/>
                <w:sz w:val="22"/>
                <w:lang w:eastAsia="en-NZ"/>
              </w:rPr>
              <w:tab/>
            </w:r>
            <w:r w:rsidR="004255C0" w:rsidRPr="00CC0FC2">
              <w:rPr>
                <w:rStyle w:val="Hyperlink"/>
                <w:noProof/>
              </w:rPr>
              <w:t>Applications to SHA</w:t>
            </w:r>
            <w:r w:rsidR="004255C0" w:rsidRPr="00CC0FC2">
              <w:rPr>
                <w:rStyle w:val="Hyperlink"/>
                <w:noProof/>
              </w:rPr>
              <w:noBreakHyphen/>
              <w:t>2</w:t>
            </w:r>
            <w:r w:rsidR="004255C0">
              <w:rPr>
                <w:noProof/>
                <w:webHidden/>
              </w:rPr>
              <w:tab/>
            </w:r>
            <w:r w:rsidR="004255C0">
              <w:rPr>
                <w:noProof/>
                <w:webHidden/>
              </w:rPr>
              <w:fldChar w:fldCharType="begin"/>
            </w:r>
            <w:r w:rsidR="004255C0">
              <w:rPr>
                <w:noProof/>
                <w:webHidden/>
              </w:rPr>
              <w:instrText xml:space="preserve"> PAGEREF _Toc528019225 \h </w:instrText>
            </w:r>
            <w:r w:rsidR="004255C0">
              <w:rPr>
                <w:noProof/>
                <w:webHidden/>
              </w:rPr>
            </w:r>
            <w:r w:rsidR="004255C0">
              <w:rPr>
                <w:noProof/>
                <w:webHidden/>
              </w:rPr>
              <w:fldChar w:fldCharType="separate"/>
            </w:r>
            <w:r w:rsidR="00DC273F">
              <w:rPr>
                <w:noProof/>
                <w:webHidden/>
              </w:rPr>
              <w:t>24</w:t>
            </w:r>
            <w:r w:rsidR="004255C0">
              <w:rPr>
                <w:noProof/>
                <w:webHidden/>
              </w:rPr>
              <w:fldChar w:fldCharType="end"/>
            </w:r>
          </w:hyperlink>
        </w:p>
        <w:p w:rsidR="004255C0" w:rsidRDefault="008025B5">
          <w:pPr>
            <w:pStyle w:val="TOC3"/>
            <w:rPr>
              <w:rFonts w:eastAsiaTheme="minorEastAsia"/>
              <w:noProof/>
              <w:sz w:val="22"/>
              <w:lang w:eastAsia="en-NZ"/>
            </w:rPr>
          </w:pPr>
          <w:hyperlink w:anchor="_Toc528019226" w:history="1">
            <w:r w:rsidR="004255C0" w:rsidRPr="00CC0FC2">
              <w:rPr>
                <w:rStyle w:val="Hyperlink"/>
                <w:noProof/>
              </w:rPr>
              <w:t>2.5.6</w:t>
            </w:r>
            <w:r w:rsidR="004255C0">
              <w:rPr>
                <w:rFonts w:eastAsiaTheme="minorEastAsia"/>
                <w:noProof/>
                <w:sz w:val="22"/>
                <w:lang w:eastAsia="en-NZ"/>
              </w:rPr>
              <w:tab/>
            </w:r>
            <w:r w:rsidR="004255C0" w:rsidRPr="00CC0FC2">
              <w:rPr>
                <w:rStyle w:val="Hyperlink"/>
                <w:noProof/>
              </w:rPr>
              <w:t>Shortcomings of Differential Cryptanalysis</w:t>
            </w:r>
            <w:r w:rsidR="004255C0">
              <w:rPr>
                <w:noProof/>
                <w:webHidden/>
              </w:rPr>
              <w:tab/>
            </w:r>
            <w:r w:rsidR="004255C0">
              <w:rPr>
                <w:noProof/>
                <w:webHidden/>
              </w:rPr>
              <w:fldChar w:fldCharType="begin"/>
            </w:r>
            <w:r w:rsidR="004255C0">
              <w:rPr>
                <w:noProof/>
                <w:webHidden/>
              </w:rPr>
              <w:instrText xml:space="preserve"> PAGEREF _Toc528019226 \h </w:instrText>
            </w:r>
            <w:r w:rsidR="004255C0">
              <w:rPr>
                <w:noProof/>
                <w:webHidden/>
              </w:rPr>
            </w:r>
            <w:r w:rsidR="004255C0">
              <w:rPr>
                <w:noProof/>
                <w:webHidden/>
              </w:rPr>
              <w:fldChar w:fldCharType="separate"/>
            </w:r>
            <w:r w:rsidR="00DC273F">
              <w:rPr>
                <w:noProof/>
                <w:webHidden/>
              </w:rPr>
              <w:t>24</w:t>
            </w:r>
            <w:r w:rsidR="004255C0">
              <w:rPr>
                <w:noProof/>
                <w:webHidden/>
              </w:rPr>
              <w:fldChar w:fldCharType="end"/>
            </w:r>
          </w:hyperlink>
        </w:p>
        <w:p w:rsidR="004255C0" w:rsidRDefault="008025B5">
          <w:pPr>
            <w:pStyle w:val="TOC2"/>
            <w:rPr>
              <w:rFonts w:eastAsiaTheme="minorEastAsia"/>
              <w:noProof/>
              <w:lang w:eastAsia="en-NZ"/>
            </w:rPr>
          </w:pPr>
          <w:hyperlink w:anchor="_Toc528019227" w:history="1">
            <w:r w:rsidR="004255C0" w:rsidRPr="00CC0FC2">
              <w:rPr>
                <w:rStyle w:val="Hyperlink"/>
                <w:rFonts w:asciiTheme="majorHAnsi" w:hAnsiTheme="majorHAnsi" w:cstheme="majorHAnsi"/>
                <w:noProof/>
              </w:rPr>
              <w:t>2.6</w:t>
            </w:r>
            <w:r w:rsidR="004255C0">
              <w:rPr>
                <w:rFonts w:eastAsiaTheme="minorEastAsia"/>
                <w:noProof/>
                <w:lang w:eastAsia="en-NZ"/>
              </w:rPr>
              <w:tab/>
            </w:r>
            <w:r w:rsidR="004255C0" w:rsidRPr="00CC0FC2">
              <w:rPr>
                <w:rStyle w:val="Hyperlink"/>
                <w:noProof/>
              </w:rPr>
              <w:t>Optimization Algorithms</w:t>
            </w:r>
            <w:r w:rsidR="004255C0">
              <w:rPr>
                <w:noProof/>
                <w:webHidden/>
              </w:rPr>
              <w:tab/>
            </w:r>
            <w:r w:rsidR="004255C0">
              <w:rPr>
                <w:noProof/>
                <w:webHidden/>
              </w:rPr>
              <w:fldChar w:fldCharType="begin"/>
            </w:r>
            <w:r w:rsidR="004255C0">
              <w:rPr>
                <w:noProof/>
                <w:webHidden/>
              </w:rPr>
              <w:instrText xml:space="preserve"> PAGEREF _Toc528019227 \h </w:instrText>
            </w:r>
            <w:r w:rsidR="004255C0">
              <w:rPr>
                <w:noProof/>
                <w:webHidden/>
              </w:rPr>
            </w:r>
            <w:r w:rsidR="004255C0">
              <w:rPr>
                <w:noProof/>
                <w:webHidden/>
              </w:rPr>
              <w:fldChar w:fldCharType="separate"/>
            </w:r>
            <w:r w:rsidR="00DC273F">
              <w:rPr>
                <w:noProof/>
                <w:webHidden/>
              </w:rPr>
              <w:t>24</w:t>
            </w:r>
            <w:r w:rsidR="004255C0">
              <w:rPr>
                <w:noProof/>
                <w:webHidden/>
              </w:rPr>
              <w:fldChar w:fldCharType="end"/>
            </w:r>
          </w:hyperlink>
        </w:p>
        <w:p w:rsidR="004255C0" w:rsidRDefault="008025B5">
          <w:pPr>
            <w:pStyle w:val="TOC3"/>
            <w:rPr>
              <w:rFonts w:eastAsiaTheme="minorEastAsia"/>
              <w:noProof/>
              <w:sz w:val="22"/>
              <w:lang w:eastAsia="en-NZ"/>
            </w:rPr>
          </w:pPr>
          <w:hyperlink w:anchor="_Toc528019228" w:history="1">
            <w:r w:rsidR="004255C0" w:rsidRPr="00CC0FC2">
              <w:rPr>
                <w:rStyle w:val="Hyperlink"/>
                <w:noProof/>
              </w:rPr>
              <w:t>2.6.1</w:t>
            </w:r>
            <w:r w:rsidR="004255C0">
              <w:rPr>
                <w:rFonts w:eastAsiaTheme="minorEastAsia"/>
                <w:noProof/>
                <w:sz w:val="22"/>
                <w:lang w:eastAsia="en-NZ"/>
              </w:rPr>
              <w:tab/>
            </w:r>
            <w:r w:rsidR="004255C0" w:rsidRPr="00CC0FC2">
              <w:rPr>
                <w:rStyle w:val="Hyperlink"/>
                <w:noProof/>
              </w:rPr>
              <w:t>Fitness Functions</w:t>
            </w:r>
            <w:r w:rsidR="004255C0">
              <w:rPr>
                <w:noProof/>
                <w:webHidden/>
              </w:rPr>
              <w:tab/>
            </w:r>
            <w:r w:rsidR="004255C0">
              <w:rPr>
                <w:noProof/>
                <w:webHidden/>
              </w:rPr>
              <w:fldChar w:fldCharType="begin"/>
            </w:r>
            <w:r w:rsidR="004255C0">
              <w:rPr>
                <w:noProof/>
                <w:webHidden/>
              </w:rPr>
              <w:instrText xml:space="preserve"> PAGEREF _Toc528019228 \h </w:instrText>
            </w:r>
            <w:r w:rsidR="004255C0">
              <w:rPr>
                <w:noProof/>
                <w:webHidden/>
              </w:rPr>
            </w:r>
            <w:r w:rsidR="004255C0">
              <w:rPr>
                <w:noProof/>
                <w:webHidden/>
              </w:rPr>
              <w:fldChar w:fldCharType="separate"/>
            </w:r>
            <w:r w:rsidR="00DC273F">
              <w:rPr>
                <w:noProof/>
                <w:webHidden/>
              </w:rPr>
              <w:t>25</w:t>
            </w:r>
            <w:r w:rsidR="004255C0">
              <w:rPr>
                <w:noProof/>
                <w:webHidden/>
              </w:rPr>
              <w:fldChar w:fldCharType="end"/>
            </w:r>
          </w:hyperlink>
        </w:p>
        <w:p w:rsidR="004255C0" w:rsidRDefault="008025B5">
          <w:pPr>
            <w:pStyle w:val="TOC3"/>
            <w:rPr>
              <w:rFonts w:eastAsiaTheme="minorEastAsia"/>
              <w:noProof/>
              <w:sz w:val="22"/>
              <w:lang w:eastAsia="en-NZ"/>
            </w:rPr>
          </w:pPr>
          <w:hyperlink w:anchor="_Toc528019229" w:history="1">
            <w:r w:rsidR="004255C0" w:rsidRPr="00CC0FC2">
              <w:rPr>
                <w:rStyle w:val="Hyperlink"/>
                <w:noProof/>
              </w:rPr>
              <w:t>2.6.2</w:t>
            </w:r>
            <w:r w:rsidR="004255C0">
              <w:rPr>
                <w:rFonts w:eastAsiaTheme="minorEastAsia"/>
                <w:noProof/>
                <w:sz w:val="22"/>
                <w:lang w:eastAsia="en-NZ"/>
              </w:rPr>
              <w:tab/>
            </w:r>
            <w:r w:rsidR="004255C0" w:rsidRPr="00CC0FC2">
              <w:rPr>
                <w:rStyle w:val="Hyperlink"/>
                <w:noProof/>
              </w:rPr>
              <w:t>Random Search</w:t>
            </w:r>
            <w:r w:rsidR="004255C0">
              <w:rPr>
                <w:noProof/>
                <w:webHidden/>
              </w:rPr>
              <w:tab/>
            </w:r>
            <w:r w:rsidR="004255C0">
              <w:rPr>
                <w:noProof/>
                <w:webHidden/>
              </w:rPr>
              <w:fldChar w:fldCharType="begin"/>
            </w:r>
            <w:r w:rsidR="004255C0">
              <w:rPr>
                <w:noProof/>
                <w:webHidden/>
              </w:rPr>
              <w:instrText xml:space="preserve"> PAGEREF _Toc528019229 \h </w:instrText>
            </w:r>
            <w:r w:rsidR="004255C0">
              <w:rPr>
                <w:noProof/>
                <w:webHidden/>
              </w:rPr>
            </w:r>
            <w:r w:rsidR="004255C0">
              <w:rPr>
                <w:noProof/>
                <w:webHidden/>
              </w:rPr>
              <w:fldChar w:fldCharType="separate"/>
            </w:r>
            <w:r w:rsidR="00DC273F">
              <w:rPr>
                <w:noProof/>
                <w:webHidden/>
              </w:rPr>
              <w:t>25</w:t>
            </w:r>
            <w:r w:rsidR="004255C0">
              <w:rPr>
                <w:noProof/>
                <w:webHidden/>
              </w:rPr>
              <w:fldChar w:fldCharType="end"/>
            </w:r>
          </w:hyperlink>
        </w:p>
        <w:p w:rsidR="004255C0" w:rsidRDefault="008025B5">
          <w:pPr>
            <w:pStyle w:val="TOC3"/>
            <w:rPr>
              <w:rFonts w:eastAsiaTheme="minorEastAsia"/>
              <w:noProof/>
              <w:sz w:val="22"/>
              <w:lang w:eastAsia="en-NZ"/>
            </w:rPr>
          </w:pPr>
          <w:hyperlink w:anchor="_Toc528019230" w:history="1">
            <w:r w:rsidR="004255C0" w:rsidRPr="00CC0FC2">
              <w:rPr>
                <w:rStyle w:val="Hyperlink"/>
                <w:noProof/>
              </w:rPr>
              <w:t>2.6.3</w:t>
            </w:r>
            <w:r w:rsidR="004255C0">
              <w:rPr>
                <w:rFonts w:eastAsiaTheme="minorEastAsia"/>
                <w:noProof/>
                <w:sz w:val="22"/>
                <w:lang w:eastAsia="en-NZ"/>
              </w:rPr>
              <w:tab/>
            </w:r>
            <w:r w:rsidR="004255C0" w:rsidRPr="00CC0FC2">
              <w:rPr>
                <w:rStyle w:val="Hyperlink"/>
                <w:noProof/>
              </w:rPr>
              <w:t>Hill Climbing</w:t>
            </w:r>
            <w:r w:rsidR="004255C0">
              <w:rPr>
                <w:noProof/>
                <w:webHidden/>
              </w:rPr>
              <w:tab/>
            </w:r>
            <w:r w:rsidR="004255C0">
              <w:rPr>
                <w:noProof/>
                <w:webHidden/>
              </w:rPr>
              <w:fldChar w:fldCharType="begin"/>
            </w:r>
            <w:r w:rsidR="004255C0">
              <w:rPr>
                <w:noProof/>
                <w:webHidden/>
              </w:rPr>
              <w:instrText xml:space="preserve"> PAGEREF _Toc528019230 \h </w:instrText>
            </w:r>
            <w:r w:rsidR="004255C0">
              <w:rPr>
                <w:noProof/>
                <w:webHidden/>
              </w:rPr>
            </w:r>
            <w:r w:rsidR="004255C0">
              <w:rPr>
                <w:noProof/>
                <w:webHidden/>
              </w:rPr>
              <w:fldChar w:fldCharType="separate"/>
            </w:r>
            <w:r w:rsidR="00DC273F">
              <w:rPr>
                <w:noProof/>
                <w:webHidden/>
              </w:rPr>
              <w:t>25</w:t>
            </w:r>
            <w:r w:rsidR="004255C0">
              <w:rPr>
                <w:noProof/>
                <w:webHidden/>
              </w:rPr>
              <w:fldChar w:fldCharType="end"/>
            </w:r>
          </w:hyperlink>
        </w:p>
        <w:p w:rsidR="004255C0" w:rsidRDefault="008025B5">
          <w:pPr>
            <w:pStyle w:val="TOC3"/>
            <w:rPr>
              <w:rFonts w:eastAsiaTheme="minorEastAsia"/>
              <w:noProof/>
              <w:sz w:val="22"/>
              <w:lang w:eastAsia="en-NZ"/>
            </w:rPr>
          </w:pPr>
          <w:hyperlink w:anchor="_Toc528019231" w:history="1">
            <w:r w:rsidR="004255C0" w:rsidRPr="00CC0FC2">
              <w:rPr>
                <w:rStyle w:val="Hyperlink"/>
                <w:noProof/>
              </w:rPr>
              <w:t>2.6.4</w:t>
            </w:r>
            <w:r w:rsidR="004255C0">
              <w:rPr>
                <w:rFonts w:eastAsiaTheme="minorEastAsia"/>
                <w:noProof/>
                <w:sz w:val="22"/>
                <w:lang w:eastAsia="en-NZ"/>
              </w:rPr>
              <w:tab/>
            </w:r>
            <w:r w:rsidR="004255C0" w:rsidRPr="00CC0FC2">
              <w:rPr>
                <w:rStyle w:val="Hyperlink"/>
                <w:noProof/>
              </w:rPr>
              <w:t>Genetic Algorithms</w:t>
            </w:r>
            <w:r w:rsidR="004255C0">
              <w:rPr>
                <w:noProof/>
                <w:webHidden/>
              </w:rPr>
              <w:tab/>
            </w:r>
            <w:r w:rsidR="004255C0">
              <w:rPr>
                <w:noProof/>
                <w:webHidden/>
              </w:rPr>
              <w:fldChar w:fldCharType="begin"/>
            </w:r>
            <w:r w:rsidR="004255C0">
              <w:rPr>
                <w:noProof/>
                <w:webHidden/>
              </w:rPr>
              <w:instrText xml:space="preserve"> PAGEREF _Toc528019231 \h </w:instrText>
            </w:r>
            <w:r w:rsidR="004255C0">
              <w:rPr>
                <w:noProof/>
                <w:webHidden/>
              </w:rPr>
            </w:r>
            <w:r w:rsidR="004255C0">
              <w:rPr>
                <w:noProof/>
                <w:webHidden/>
              </w:rPr>
              <w:fldChar w:fldCharType="separate"/>
            </w:r>
            <w:r w:rsidR="00DC273F">
              <w:rPr>
                <w:noProof/>
                <w:webHidden/>
              </w:rPr>
              <w:t>25</w:t>
            </w:r>
            <w:r w:rsidR="004255C0">
              <w:rPr>
                <w:noProof/>
                <w:webHidden/>
              </w:rPr>
              <w:fldChar w:fldCharType="end"/>
            </w:r>
          </w:hyperlink>
        </w:p>
        <w:p w:rsidR="004255C0" w:rsidRDefault="008025B5">
          <w:pPr>
            <w:pStyle w:val="TOC2"/>
            <w:rPr>
              <w:rFonts w:eastAsiaTheme="minorEastAsia"/>
              <w:noProof/>
              <w:lang w:eastAsia="en-NZ"/>
            </w:rPr>
          </w:pPr>
          <w:hyperlink w:anchor="_Toc528019232" w:history="1">
            <w:r w:rsidR="004255C0" w:rsidRPr="00CC0FC2">
              <w:rPr>
                <w:rStyle w:val="Hyperlink"/>
                <w:rFonts w:asciiTheme="majorHAnsi" w:hAnsiTheme="majorHAnsi" w:cstheme="majorHAnsi"/>
                <w:noProof/>
              </w:rPr>
              <w:t>2.7</w:t>
            </w:r>
            <w:r w:rsidR="004255C0">
              <w:rPr>
                <w:rFonts w:eastAsiaTheme="minorEastAsia"/>
                <w:noProof/>
                <w:lang w:eastAsia="en-NZ"/>
              </w:rPr>
              <w:tab/>
            </w:r>
            <w:r w:rsidR="004255C0" w:rsidRPr="00CC0FC2">
              <w:rPr>
                <w:rStyle w:val="Hyperlink"/>
                <w:noProof/>
              </w:rPr>
              <w:t>Summary</w:t>
            </w:r>
            <w:r w:rsidR="004255C0">
              <w:rPr>
                <w:noProof/>
                <w:webHidden/>
              </w:rPr>
              <w:tab/>
            </w:r>
            <w:r w:rsidR="004255C0">
              <w:rPr>
                <w:noProof/>
                <w:webHidden/>
              </w:rPr>
              <w:fldChar w:fldCharType="begin"/>
            </w:r>
            <w:r w:rsidR="004255C0">
              <w:rPr>
                <w:noProof/>
                <w:webHidden/>
              </w:rPr>
              <w:instrText xml:space="preserve"> PAGEREF _Toc528019232 \h </w:instrText>
            </w:r>
            <w:r w:rsidR="004255C0">
              <w:rPr>
                <w:noProof/>
                <w:webHidden/>
              </w:rPr>
            </w:r>
            <w:r w:rsidR="004255C0">
              <w:rPr>
                <w:noProof/>
                <w:webHidden/>
              </w:rPr>
              <w:fldChar w:fldCharType="separate"/>
            </w:r>
            <w:r w:rsidR="00DC273F">
              <w:rPr>
                <w:noProof/>
                <w:webHidden/>
              </w:rPr>
              <w:t>26</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33" w:history="1">
            <w:r w:rsidR="004255C0" w:rsidRPr="00CC0FC2">
              <w:rPr>
                <w:rStyle w:val="Hyperlink"/>
                <w:noProof/>
              </w:rPr>
              <w:t>3.</w:t>
            </w:r>
            <w:r w:rsidR="004255C0">
              <w:rPr>
                <w:rFonts w:eastAsiaTheme="minorEastAsia"/>
                <w:b w:val="0"/>
                <w:noProof/>
                <w:sz w:val="22"/>
                <w:lang w:eastAsia="en-NZ"/>
              </w:rPr>
              <w:tab/>
            </w:r>
            <w:r w:rsidR="004255C0" w:rsidRPr="00CC0FC2">
              <w:rPr>
                <w:rStyle w:val="Hyperlink"/>
                <w:noProof/>
              </w:rPr>
              <w:t>Design</w:t>
            </w:r>
            <w:r w:rsidR="004255C0">
              <w:rPr>
                <w:noProof/>
                <w:webHidden/>
              </w:rPr>
              <w:tab/>
            </w:r>
            <w:r w:rsidR="004255C0">
              <w:rPr>
                <w:noProof/>
                <w:webHidden/>
              </w:rPr>
              <w:fldChar w:fldCharType="begin"/>
            </w:r>
            <w:r w:rsidR="004255C0">
              <w:rPr>
                <w:noProof/>
                <w:webHidden/>
              </w:rPr>
              <w:instrText xml:space="preserve"> PAGEREF _Toc528019233 \h </w:instrText>
            </w:r>
            <w:r w:rsidR="004255C0">
              <w:rPr>
                <w:noProof/>
                <w:webHidden/>
              </w:rPr>
            </w:r>
            <w:r w:rsidR="004255C0">
              <w:rPr>
                <w:noProof/>
                <w:webHidden/>
              </w:rPr>
              <w:fldChar w:fldCharType="separate"/>
            </w:r>
            <w:r w:rsidR="00DC273F">
              <w:rPr>
                <w:noProof/>
                <w:webHidden/>
              </w:rPr>
              <w:t>28</w:t>
            </w:r>
            <w:r w:rsidR="004255C0">
              <w:rPr>
                <w:noProof/>
                <w:webHidden/>
              </w:rPr>
              <w:fldChar w:fldCharType="end"/>
            </w:r>
          </w:hyperlink>
        </w:p>
        <w:p w:rsidR="004255C0" w:rsidRDefault="008025B5">
          <w:pPr>
            <w:pStyle w:val="TOC2"/>
            <w:rPr>
              <w:rFonts w:eastAsiaTheme="minorEastAsia"/>
              <w:noProof/>
              <w:lang w:eastAsia="en-NZ"/>
            </w:rPr>
          </w:pPr>
          <w:hyperlink w:anchor="_Toc528019234" w:history="1">
            <w:r w:rsidR="004255C0" w:rsidRPr="00CC0FC2">
              <w:rPr>
                <w:rStyle w:val="Hyperlink"/>
                <w:rFonts w:asciiTheme="majorHAnsi" w:hAnsiTheme="majorHAnsi" w:cstheme="majorHAnsi"/>
                <w:noProof/>
              </w:rPr>
              <w:t>3.1</w:t>
            </w:r>
            <w:r w:rsidR="004255C0">
              <w:rPr>
                <w:rFonts w:eastAsiaTheme="minorEastAsia"/>
                <w:noProof/>
                <w:lang w:eastAsia="en-NZ"/>
              </w:rPr>
              <w:tab/>
            </w:r>
            <w:r w:rsidR="004255C0" w:rsidRPr="00CC0FC2">
              <w:rPr>
                <w:rStyle w:val="Hyperlink"/>
                <w:noProof/>
              </w:rPr>
              <w:t>MAW32</w:t>
            </w:r>
            <w:r w:rsidR="004255C0">
              <w:rPr>
                <w:noProof/>
                <w:webHidden/>
              </w:rPr>
              <w:tab/>
            </w:r>
            <w:r w:rsidR="004255C0">
              <w:rPr>
                <w:noProof/>
                <w:webHidden/>
              </w:rPr>
              <w:fldChar w:fldCharType="begin"/>
            </w:r>
            <w:r w:rsidR="004255C0">
              <w:rPr>
                <w:noProof/>
                <w:webHidden/>
              </w:rPr>
              <w:instrText xml:space="preserve"> PAGEREF _Toc528019234 \h </w:instrText>
            </w:r>
            <w:r w:rsidR="004255C0">
              <w:rPr>
                <w:noProof/>
                <w:webHidden/>
              </w:rPr>
            </w:r>
            <w:r w:rsidR="004255C0">
              <w:rPr>
                <w:noProof/>
                <w:webHidden/>
              </w:rPr>
              <w:fldChar w:fldCharType="separate"/>
            </w:r>
            <w:r w:rsidR="00DC273F">
              <w:rPr>
                <w:noProof/>
                <w:webHidden/>
              </w:rPr>
              <w:t>28</w:t>
            </w:r>
            <w:r w:rsidR="004255C0">
              <w:rPr>
                <w:noProof/>
                <w:webHidden/>
              </w:rPr>
              <w:fldChar w:fldCharType="end"/>
            </w:r>
          </w:hyperlink>
        </w:p>
        <w:p w:rsidR="004255C0" w:rsidRDefault="008025B5">
          <w:pPr>
            <w:pStyle w:val="TOC3"/>
            <w:rPr>
              <w:rFonts w:eastAsiaTheme="minorEastAsia"/>
              <w:noProof/>
              <w:sz w:val="22"/>
              <w:lang w:eastAsia="en-NZ"/>
            </w:rPr>
          </w:pPr>
          <w:hyperlink w:anchor="_Toc528019235" w:history="1">
            <w:r w:rsidR="004255C0" w:rsidRPr="00CC0FC2">
              <w:rPr>
                <w:rStyle w:val="Hyperlink"/>
                <w:noProof/>
              </w:rPr>
              <w:t>3.1.1</w:t>
            </w:r>
            <w:r w:rsidR="004255C0">
              <w:rPr>
                <w:rFonts w:eastAsiaTheme="minorEastAsia"/>
                <w:noProof/>
                <w:sz w:val="22"/>
                <w:lang w:eastAsia="en-NZ"/>
              </w:rPr>
              <w:tab/>
            </w:r>
            <w:r w:rsidR="004255C0" w:rsidRPr="00CC0FC2">
              <w:rPr>
                <w:rStyle w:val="Hyperlink"/>
                <w:noProof/>
              </w:rPr>
              <w:t>Initial Values and Constants</w:t>
            </w:r>
            <w:r w:rsidR="004255C0">
              <w:rPr>
                <w:noProof/>
                <w:webHidden/>
              </w:rPr>
              <w:tab/>
            </w:r>
            <w:r w:rsidR="004255C0">
              <w:rPr>
                <w:noProof/>
                <w:webHidden/>
              </w:rPr>
              <w:fldChar w:fldCharType="begin"/>
            </w:r>
            <w:r w:rsidR="004255C0">
              <w:rPr>
                <w:noProof/>
                <w:webHidden/>
              </w:rPr>
              <w:instrText xml:space="preserve"> PAGEREF _Toc528019235 \h </w:instrText>
            </w:r>
            <w:r w:rsidR="004255C0">
              <w:rPr>
                <w:noProof/>
                <w:webHidden/>
              </w:rPr>
            </w:r>
            <w:r w:rsidR="004255C0">
              <w:rPr>
                <w:noProof/>
                <w:webHidden/>
              </w:rPr>
              <w:fldChar w:fldCharType="separate"/>
            </w:r>
            <w:r w:rsidR="00DC273F">
              <w:rPr>
                <w:noProof/>
                <w:webHidden/>
              </w:rPr>
              <w:t>28</w:t>
            </w:r>
            <w:r w:rsidR="004255C0">
              <w:rPr>
                <w:noProof/>
                <w:webHidden/>
              </w:rPr>
              <w:fldChar w:fldCharType="end"/>
            </w:r>
          </w:hyperlink>
        </w:p>
        <w:p w:rsidR="004255C0" w:rsidRDefault="008025B5">
          <w:pPr>
            <w:pStyle w:val="TOC3"/>
            <w:rPr>
              <w:rFonts w:eastAsiaTheme="minorEastAsia"/>
              <w:noProof/>
              <w:sz w:val="22"/>
              <w:lang w:eastAsia="en-NZ"/>
            </w:rPr>
          </w:pPr>
          <w:hyperlink w:anchor="_Toc528019236" w:history="1">
            <w:r w:rsidR="004255C0" w:rsidRPr="00CC0FC2">
              <w:rPr>
                <w:rStyle w:val="Hyperlink"/>
                <w:noProof/>
              </w:rPr>
              <w:t>3.1.2</w:t>
            </w:r>
            <w:r w:rsidR="004255C0">
              <w:rPr>
                <w:rFonts w:eastAsiaTheme="minorEastAsia"/>
                <w:noProof/>
                <w:sz w:val="22"/>
                <w:lang w:eastAsia="en-NZ"/>
              </w:rPr>
              <w:tab/>
            </w:r>
            <w:r w:rsidR="004255C0" w:rsidRPr="00CC0FC2">
              <w:rPr>
                <w:rStyle w:val="Hyperlink"/>
                <w:noProof/>
              </w:rPr>
              <w:t>Functions</w:t>
            </w:r>
            <w:r w:rsidR="004255C0">
              <w:rPr>
                <w:noProof/>
                <w:webHidden/>
              </w:rPr>
              <w:tab/>
            </w:r>
            <w:r w:rsidR="004255C0">
              <w:rPr>
                <w:noProof/>
                <w:webHidden/>
              </w:rPr>
              <w:fldChar w:fldCharType="begin"/>
            </w:r>
            <w:r w:rsidR="004255C0">
              <w:rPr>
                <w:noProof/>
                <w:webHidden/>
              </w:rPr>
              <w:instrText xml:space="preserve"> PAGEREF _Toc528019236 \h </w:instrText>
            </w:r>
            <w:r w:rsidR="004255C0">
              <w:rPr>
                <w:noProof/>
                <w:webHidden/>
              </w:rPr>
            </w:r>
            <w:r w:rsidR="004255C0">
              <w:rPr>
                <w:noProof/>
                <w:webHidden/>
              </w:rPr>
              <w:fldChar w:fldCharType="separate"/>
            </w:r>
            <w:r w:rsidR="00DC273F">
              <w:rPr>
                <w:noProof/>
                <w:webHidden/>
              </w:rPr>
              <w:t>29</w:t>
            </w:r>
            <w:r w:rsidR="004255C0">
              <w:rPr>
                <w:noProof/>
                <w:webHidden/>
              </w:rPr>
              <w:fldChar w:fldCharType="end"/>
            </w:r>
          </w:hyperlink>
        </w:p>
        <w:p w:rsidR="004255C0" w:rsidRDefault="008025B5">
          <w:pPr>
            <w:pStyle w:val="TOC3"/>
            <w:rPr>
              <w:rFonts w:eastAsiaTheme="minorEastAsia"/>
              <w:noProof/>
              <w:sz w:val="22"/>
              <w:lang w:eastAsia="en-NZ"/>
            </w:rPr>
          </w:pPr>
          <w:hyperlink w:anchor="_Toc528019237" w:history="1">
            <w:r w:rsidR="004255C0" w:rsidRPr="00CC0FC2">
              <w:rPr>
                <w:rStyle w:val="Hyperlink"/>
                <w:noProof/>
              </w:rPr>
              <w:t>3.1.3</w:t>
            </w:r>
            <w:r w:rsidR="004255C0">
              <w:rPr>
                <w:rFonts w:eastAsiaTheme="minorEastAsia"/>
                <w:noProof/>
                <w:sz w:val="22"/>
                <w:lang w:eastAsia="en-NZ"/>
              </w:rPr>
              <w:tab/>
            </w:r>
            <w:r w:rsidR="004255C0" w:rsidRPr="00CC0FC2">
              <w:rPr>
                <w:rStyle w:val="Hyperlink"/>
                <w:noProof/>
              </w:rPr>
              <w:t>Message Padding</w:t>
            </w:r>
            <w:r w:rsidR="004255C0">
              <w:rPr>
                <w:noProof/>
                <w:webHidden/>
              </w:rPr>
              <w:tab/>
            </w:r>
            <w:r w:rsidR="004255C0">
              <w:rPr>
                <w:noProof/>
                <w:webHidden/>
              </w:rPr>
              <w:fldChar w:fldCharType="begin"/>
            </w:r>
            <w:r w:rsidR="004255C0">
              <w:rPr>
                <w:noProof/>
                <w:webHidden/>
              </w:rPr>
              <w:instrText xml:space="preserve"> PAGEREF _Toc528019237 \h </w:instrText>
            </w:r>
            <w:r w:rsidR="004255C0">
              <w:rPr>
                <w:noProof/>
                <w:webHidden/>
              </w:rPr>
            </w:r>
            <w:r w:rsidR="004255C0">
              <w:rPr>
                <w:noProof/>
                <w:webHidden/>
              </w:rPr>
              <w:fldChar w:fldCharType="separate"/>
            </w:r>
            <w:r w:rsidR="00DC273F">
              <w:rPr>
                <w:noProof/>
                <w:webHidden/>
              </w:rPr>
              <w:t>29</w:t>
            </w:r>
            <w:r w:rsidR="004255C0">
              <w:rPr>
                <w:noProof/>
                <w:webHidden/>
              </w:rPr>
              <w:fldChar w:fldCharType="end"/>
            </w:r>
          </w:hyperlink>
        </w:p>
        <w:p w:rsidR="004255C0" w:rsidRDefault="008025B5">
          <w:pPr>
            <w:pStyle w:val="TOC3"/>
            <w:rPr>
              <w:rFonts w:eastAsiaTheme="minorEastAsia"/>
              <w:noProof/>
              <w:sz w:val="22"/>
              <w:lang w:eastAsia="en-NZ"/>
            </w:rPr>
          </w:pPr>
          <w:hyperlink w:anchor="_Toc528019238" w:history="1">
            <w:r w:rsidR="004255C0" w:rsidRPr="00CC0FC2">
              <w:rPr>
                <w:rStyle w:val="Hyperlink"/>
                <w:noProof/>
              </w:rPr>
              <w:t>3.1.4</w:t>
            </w:r>
            <w:r w:rsidR="004255C0">
              <w:rPr>
                <w:rFonts w:eastAsiaTheme="minorEastAsia"/>
                <w:noProof/>
                <w:sz w:val="22"/>
                <w:lang w:eastAsia="en-NZ"/>
              </w:rPr>
              <w:tab/>
            </w:r>
            <w:r w:rsidR="004255C0" w:rsidRPr="00CC0FC2">
              <w:rPr>
                <w:rStyle w:val="Hyperlink"/>
                <w:noProof/>
              </w:rPr>
              <w:t>Compression Function</w:t>
            </w:r>
            <w:r w:rsidR="004255C0">
              <w:rPr>
                <w:noProof/>
                <w:webHidden/>
              </w:rPr>
              <w:tab/>
            </w:r>
            <w:r w:rsidR="004255C0">
              <w:rPr>
                <w:noProof/>
                <w:webHidden/>
              </w:rPr>
              <w:fldChar w:fldCharType="begin"/>
            </w:r>
            <w:r w:rsidR="004255C0">
              <w:rPr>
                <w:noProof/>
                <w:webHidden/>
              </w:rPr>
              <w:instrText xml:space="preserve"> PAGEREF _Toc528019238 \h </w:instrText>
            </w:r>
            <w:r w:rsidR="004255C0">
              <w:rPr>
                <w:noProof/>
                <w:webHidden/>
              </w:rPr>
            </w:r>
            <w:r w:rsidR="004255C0">
              <w:rPr>
                <w:noProof/>
                <w:webHidden/>
              </w:rPr>
              <w:fldChar w:fldCharType="separate"/>
            </w:r>
            <w:r w:rsidR="00DC273F">
              <w:rPr>
                <w:noProof/>
                <w:webHidden/>
              </w:rPr>
              <w:t>30</w:t>
            </w:r>
            <w:r w:rsidR="004255C0">
              <w:rPr>
                <w:noProof/>
                <w:webHidden/>
              </w:rPr>
              <w:fldChar w:fldCharType="end"/>
            </w:r>
          </w:hyperlink>
        </w:p>
        <w:p w:rsidR="004255C0" w:rsidRDefault="008025B5">
          <w:pPr>
            <w:pStyle w:val="TOC2"/>
            <w:rPr>
              <w:rFonts w:eastAsiaTheme="minorEastAsia"/>
              <w:noProof/>
              <w:lang w:eastAsia="en-NZ"/>
            </w:rPr>
          </w:pPr>
          <w:hyperlink w:anchor="_Toc528019239" w:history="1">
            <w:r w:rsidR="004255C0" w:rsidRPr="00CC0FC2">
              <w:rPr>
                <w:rStyle w:val="Hyperlink"/>
                <w:rFonts w:asciiTheme="majorHAnsi" w:hAnsiTheme="majorHAnsi" w:cstheme="majorHAnsi"/>
                <w:noProof/>
              </w:rPr>
              <w:t>3.2</w:t>
            </w:r>
            <w:r w:rsidR="004255C0">
              <w:rPr>
                <w:rFonts w:eastAsiaTheme="minorEastAsia"/>
                <w:noProof/>
                <w:lang w:eastAsia="en-NZ"/>
              </w:rPr>
              <w:tab/>
            </w:r>
            <w:r w:rsidR="004255C0" w:rsidRPr="00CC0FC2">
              <w:rPr>
                <w:rStyle w:val="Hyperlink"/>
                <w:noProof/>
              </w:rPr>
              <w:t>Trail Searching</w:t>
            </w:r>
            <w:r w:rsidR="004255C0">
              <w:rPr>
                <w:noProof/>
                <w:webHidden/>
              </w:rPr>
              <w:tab/>
            </w:r>
            <w:r w:rsidR="004255C0">
              <w:rPr>
                <w:noProof/>
                <w:webHidden/>
              </w:rPr>
              <w:fldChar w:fldCharType="begin"/>
            </w:r>
            <w:r w:rsidR="004255C0">
              <w:rPr>
                <w:noProof/>
                <w:webHidden/>
              </w:rPr>
              <w:instrText xml:space="preserve"> PAGEREF _Toc528019239 \h </w:instrText>
            </w:r>
            <w:r w:rsidR="004255C0">
              <w:rPr>
                <w:noProof/>
                <w:webHidden/>
              </w:rPr>
            </w:r>
            <w:r w:rsidR="004255C0">
              <w:rPr>
                <w:noProof/>
                <w:webHidden/>
              </w:rPr>
              <w:fldChar w:fldCharType="separate"/>
            </w:r>
            <w:r w:rsidR="00DC273F">
              <w:rPr>
                <w:noProof/>
                <w:webHidden/>
              </w:rPr>
              <w:t>31</w:t>
            </w:r>
            <w:r w:rsidR="004255C0">
              <w:rPr>
                <w:noProof/>
                <w:webHidden/>
              </w:rPr>
              <w:fldChar w:fldCharType="end"/>
            </w:r>
          </w:hyperlink>
        </w:p>
        <w:p w:rsidR="004255C0" w:rsidRDefault="008025B5">
          <w:pPr>
            <w:pStyle w:val="TOC3"/>
            <w:rPr>
              <w:rFonts w:eastAsiaTheme="minorEastAsia"/>
              <w:noProof/>
              <w:sz w:val="22"/>
              <w:lang w:eastAsia="en-NZ"/>
            </w:rPr>
          </w:pPr>
          <w:hyperlink w:anchor="_Toc528019240" w:history="1">
            <w:r w:rsidR="004255C0" w:rsidRPr="00CC0FC2">
              <w:rPr>
                <w:rStyle w:val="Hyperlink"/>
                <w:noProof/>
              </w:rPr>
              <w:t>3.2.1</w:t>
            </w:r>
            <w:r w:rsidR="004255C0">
              <w:rPr>
                <w:rFonts w:eastAsiaTheme="minorEastAsia"/>
                <w:noProof/>
                <w:sz w:val="22"/>
                <w:lang w:eastAsia="en-NZ"/>
              </w:rPr>
              <w:tab/>
            </w:r>
            <w:r w:rsidR="004255C0" w:rsidRPr="00CC0FC2">
              <w:rPr>
                <w:rStyle w:val="Hyperlink"/>
                <w:noProof/>
              </w:rPr>
              <w:t>Propagating through a Component</w:t>
            </w:r>
            <w:r w:rsidR="004255C0">
              <w:rPr>
                <w:noProof/>
                <w:webHidden/>
              </w:rPr>
              <w:tab/>
            </w:r>
            <w:r w:rsidR="004255C0">
              <w:rPr>
                <w:noProof/>
                <w:webHidden/>
              </w:rPr>
              <w:fldChar w:fldCharType="begin"/>
            </w:r>
            <w:r w:rsidR="004255C0">
              <w:rPr>
                <w:noProof/>
                <w:webHidden/>
              </w:rPr>
              <w:instrText xml:space="preserve"> PAGEREF _Toc528019240 \h </w:instrText>
            </w:r>
            <w:r w:rsidR="004255C0">
              <w:rPr>
                <w:noProof/>
                <w:webHidden/>
              </w:rPr>
            </w:r>
            <w:r w:rsidR="004255C0">
              <w:rPr>
                <w:noProof/>
                <w:webHidden/>
              </w:rPr>
              <w:fldChar w:fldCharType="separate"/>
            </w:r>
            <w:r w:rsidR="00DC273F">
              <w:rPr>
                <w:noProof/>
                <w:webHidden/>
              </w:rPr>
              <w:t>31</w:t>
            </w:r>
            <w:r w:rsidR="004255C0">
              <w:rPr>
                <w:noProof/>
                <w:webHidden/>
              </w:rPr>
              <w:fldChar w:fldCharType="end"/>
            </w:r>
          </w:hyperlink>
        </w:p>
        <w:p w:rsidR="004255C0" w:rsidRDefault="008025B5">
          <w:pPr>
            <w:pStyle w:val="TOC3"/>
            <w:rPr>
              <w:rFonts w:eastAsiaTheme="minorEastAsia"/>
              <w:noProof/>
              <w:sz w:val="22"/>
              <w:lang w:eastAsia="en-NZ"/>
            </w:rPr>
          </w:pPr>
          <w:hyperlink w:anchor="_Toc528019241" w:history="1">
            <w:r w:rsidR="004255C0" w:rsidRPr="00CC0FC2">
              <w:rPr>
                <w:rStyle w:val="Hyperlink"/>
                <w:noProof/>
              </w:rPr>
              <w:t>3.2.2</w:t>
            </w:r>
            <w:r w:rsidR="004255C0">
              <w:rPr>
                <w:rFonts w:eastAsiaTheme="minorEastAsia"/>
                <w:noProof/>
                <w:sz w:val="22"/>
                <w:lang w:eastAsia="en-NZ"/>
              </w:rPr>
              <w:tab/>
            </w:r>
            <w:r w:rsidR="004255C0" w:rsidRPr="00CC0FC2">
              <w:rPr>
                <w:rStyle w:val="Hyperlink"/>
                <w:noProof/>
              </w:rPr>
              <w:t>Propagating through a Hash Function</w:t>
            </w:r>
            <w:r w:rsidR="004255C0">
              <w:rPr>
                <w:noProof/>
                <w:webHidden/>
              </w:rPr>
              <w:tab/>
            </w:r>
            <w:r w:rsidR="004255C0">
              <w:rPr>
                <w:noProof/>
                <w:webHidden/>
              </w:rPr>
              <w:fldChar w:fldCharType="begin"/>
            </w:r>
            <w:r w:rsidR="004255C0">
              <w:rPr>
                <w:noProof/>
                <w:webHidden/>
              </w:rPr>
              <w:instrText xml:space="preserve"> PAGEREF _Toc528019241 \h </w:instrText>
            </w:r>
            <w:r w:rsidR="004255C0">
              <w:rPr>
                <w:noProof/>
                <w:webHidden/>
              </w:rPr>
            </w:r>
            <w:r w:rsidR="004255C0">
              <w:rPr>
                <w:noProof/>
                <w:webHidden/>
              </w:rPr>
              <w:fldChar w:fldCharType="separate"/>
            </w:r>
            <w:r w:rsidR="00DC273F">
              <w:rPr>
                <w:noProof/>
                <w:webHidden/>
              </w:rPr>
              <w:t>33</w:t>
            </w:r>
            <w:r w:rsidR="004255C0">
              <w:rPr>
                <w:noProof/>
                <w:webHidden/>
              </w:rPr>
              <w:fldChar w:fldCharType="end"/>
            </w:r>
          </w:hyperlink>
        </w:p>
        <w:p w:rsidR="004255C0" w:rsidRDefault="008025B5">
          <w:pPr>
            <w:pStyle w:val="TOC3"/>
            <w:rPr>
              <w:rFonts w:eastAsiaTheme="minorEastAsia"/>
              <w:noProof/>
              <w:sz w:val="22"/>
              <w:lang w:eastAsia="en-NZ"/>
            </w:rPr>
          </w:pPr>
          <w:hyperlink w:anchor="_Toc528019242" w:history="1">
            <w:r w:rsidR="004255C0" w:rsidRPr="00CC0FC2">
              <w:rPr>
                <w:rStyle w:val="Hyperlink"/>
                <w:noProof/>
              </w:rPr>
              <w:t>3.2.3</w:t>
            </w:r>
            <w:r w:rsidR="004255C0">
              <w:rPr>
                <w:rFonts w:eastAsiaTheme="minorEastAsia"/>
                <w:noProof/>
                <w:sz w:val="22"/>
                <w:lang w:eastAsia="en-NZ"/>
              </w:rPr>
              <w:tab/>
            </w:r>
            <w:r w:rsidR="004255C0" w:rsidRPr="00CC0FC2">
              <w:rPr>
                <w:rStyle w:val="Hyperlink"/>
                <w:noProof/>
              </w:rPr>
              <w:t>Selecting and Input Difference</w:t>
            </w:r>
            <w:r w:rsidR="004255C0">
              <w:rPr>
                <w:noProof/>
                <w:webHidden/>
              </w:rPr>
              <w:tab/>
            </w:r>
            <w:r w:rsidR="004255C0">
              <w:rPr>
                <w:noProof/>
                <w:webHidden/>
              </w:rPr>
              <w:fldChar w:fldCharType="begin"/>
            </w:r>
            <w:r w:rsidR="004255C0">
              <w:rPr>
                <w:noProof/>
                <w:webHidden/>
              </w:rPr>
              <w:instrText xml:space="preserve"> PAGEREF _Toc528019242 \h </w:instrText>
            </w:r>
            <w:r w:rsidR="004255C0">
              <w:rPr>
                <w:noProof/>
                <w:webHidden/>
              </w:rPr>
            </w:r>
            <w:r w:rsidR="004255C0">
              <w:rPr>
                <w:noProof/>
                <w:webHidden/>
              </w:rPr>
              <w:fldChar w:fldCharType="separate"/>
            </w:r>
            <w:r w:rsidR="00DC273F">
              <w:rPr>
                <w:noProof/>
                <w:webHidden/>
              </w:rPr>
              <w:t>34</w:t>
            </w:r>
            <w:r w:rsidR="004255C0">
              <w:rPr>
                <w:noProof/>
                <w:webHidden/>
              </w:rPr>
              <w:fldChar w:fldCharType="end"/>
            </w:r>
          </w:hyperlink>
        </w:p>
        <w:p w:rsidR="004255C0" w:rsidRDefault="008025B5">
          <w:pPr>
            <w:pStyle w:val="TOC2"/>
            <w:rPr>
              <w:rFonts w:eastAsiaTheme="minorEastAsia"/>
              <w:noProof/>
              <w:lang w:eastAsia="en-NZ"/>
            </w:rPr>
          </w:pPr>
          <w:hyperlink w:anchor="_Toc528019243" w:history="1">
            <w:r w:rsidR="004255C0" w:rsidRPr="00CC0FC2">
              <w:rPr>
                <w:rStyle w:val="Hyperlink"/>
                <w:rFonts w:asciiTheme="majorHAnsi" w:hAnsiTheme="majorHAnsi" w:cstheme="majorHAnsi"/>
                <w:noProof/>
              </w:rPr>
              <w:t>3.3</w:t>
            </w:r>
            <w:r w:rsidR="004255C0">
              <w:rPr>
                <w:rFonts w:eastAsiaTheme="minorEastAsia"/>
                <w:noProof/>
                <w:lang w:eastAsia="en-NZ"/>
              </w:rPr>
              <w:tab/>
            </w:r>
            <w:r w:rsidR="004255C0" w:rsidRPr="00CC0FC2">
              <w:rPr>
                <w:rStyle w:val="Hyperlink"/>
                <w:noProof/>
              </w:rPr>
              <w:t>Trail Optimization</w:t>
            </w:r>
            <w:r w:rsidR="004255C0">
              <w:rPr>
                <w:noProof/>
                <w:webHidden/>
              </w:rPr>
              <w:tab/>
            </w:r>
            <w:r w:rsidR="004255C0">
              <w:rPr>
                <w:noProof/>
                <w:webHidden/>
              </w:rPr>
              <w:fldChar w:fldCharType="begin"/>
            </w:r>
            <w:r w:rsidR="004255C0">
              <w:rPr>
                <w:noProof/>
                <w:webHidden/>
              </w:rPr>
              <w:instrText xml:space="preserve"> PAGEREF _Toc528019243 \h </w:instrText>
            </w:r>
            <w:r w:rsidR="004255C0">
              <w:rPr>
                <w:noProof/>
                <w:webHidden/>
              </w:rPr>
            </w:r>
            <w:r w:rsidR="004255C0">
              <w:rPr>
                <w:noProof/>
                <w:webHidden/>
              </w:rPr>
              <w:fldChar w:fldCharType="separate"/>
            </w:r>
            <w:r w:rsidR="00DC273F">
              <w:rPr>
                <w:noProof/>
                <w:webHidden/>
              </w:rPr>
              <w:t>35</w:t>
            </w:r>
            <w:r w:rsidR="004255C0">
              <w:rPr>
                <w:noProof/>
                <w:webHidden/>
              </w:rPr>
              <w:fldChar w:fldCharType="end"/>
            </w:r>
          </w:hyperlink>
        </w:p>
        <w:p w:rsidR="004255C0" w:rsidRDefault="008025B5">
          <w:pPr>
            <w:pStyle w:val="TOC3"/>
            <w:rPr>
              <w:rFonts w:eastAsiaTheme="minorEastAsia"/>
              <w:noProof/>
              <w:sz w:val="22"/>
              <w:lang w:eastAsia="en-NZ"/>
            </w:rPr>
          </w:pPr>
          <w:hyperlink w:anchor="_Toc528019244" w:history="1">
            <w:r w:rsidR="004255C0" w:rsidRPr="00CC0FC2">
              <w:rPr>
                <w:rStyle w:val="Hyperlink"/>
                <w:noProof/>
              </w:rPr>
              <w:t>3.3.1</w:t>
            </w:r>
            <w:r w:rsidR="004255C0">
              <w:rPr>
                <w:rFonts w:eastAsiaTheme="minorEastAsia"/>
                <w:noProof/>
                <w:sz w:val="22"/>
                <w:lang w:eastAsia="en-NZ"/>
              </w:rPr>
              <w:tab/>
            </w:r>
            <w:r w:rsidR="004255C0" w:rsidRPr="00CC0FC2">
              <w:rPr>
                <w:rStyle w:val="Hyperlink"/>
                <w:noProof/>
              </w:rPr>
              <w:t>Naïve Fitness Function</w:t>
            </w:r>
            <w:r w:rsidR="004255C0">
              <w:rPr>
                <w:noProof/>
                <w:webHidden/>
              </w:rPr>
              <w:tab/>
            </w:r>
            <w:r w:rsidR="004255C0">
              <w:rPr>
                <w:noProof/>
                <w:webHidden/>
              </w:rPr>
              <w:fldChar w:fldCharType="begin"/>
            </w:r>
            <w:r w:rsidR="004255C0">
              <w:rPr>
                <w:noProof/>
                <w:webHidden/>
              </w:rPr>
              <w:instrText xml:space="preserve"> PAGEREF _Toc528019244 \h </w:instrText>
            </w:r>
            <w:r w:rsidR="004255C0">
              <w:rPr>
                <w:noProof/>
                <w:webHidden/>
              </w:rPr>
            </w:r>
            <w:r w:rsidR="004255C0">
              <w:rPr>
                <w:noProof/>
                <w:webHidden/>
              </w:rPr>
              <w:fldChar w:fldCharType="separate"/>
            </w:r>
            <w:r w:rsidR="00DC273F">
              <w:rPr>
                <w:noProof/>
                <w:webHidden/>
              </w:rPr>
              <w:t>35</w:t>
            </w:r>
            <w:r w:rsidR="004255C0">
              <w:rPr>
                <w:noProof/>
                <w:webHidden/>
              </w:rPr>
              <w:fldChar w:fldCharType="end"/>
            </w:r>
          </w:hyperlink>
        </w:p>
        <w:p w:rsidR="004255C0" w:rsidRDefault="008025B5">
          <w:pPr>
            <w:pStyle w:val="TOC3"/>
            <w:rPr>
              <w:rFonts w:eastAsiaTheme="minorEastAsia"/>
              <w:noProof/>
              <w:sz w:val="22"/>
              <w:lang w:eastAsia="en-NZ"/>
            </w:rPr>
          </w:pPr>
          <w:hyperlink w:anchor="_Toc528019245" w:history="1">
            <w:r w:rsidR="004255C0" w:rsidRPr="00CC0FC2">
              <w:rPr>
                <w:rStyle w:val="Hyperlink"/>
                <w:noProof/>
              </w:rPr>
              <w:t>3.3.2</w:t>
            </w:r>
            <w:r w:rsidR="004255C0">
              <w:rPr>
                <w:rFonts w:eastAsiaTheme="minorEastAsia"/>
                <w:noProof/>
                <w:sz w:val="22"/>
                <w:lang w:eastAsia="en-NZ"/>
              </w:rPr>
              <w:tab/>
            </w:r>
            <w:r w:rsidR="004255C0" w:rsidRPr="00CC0FC2">
              <w:rPr>
                <w:rStyle w:val="Hyperlink"/>
                <w:noProof/>
              </w:rPr>
              <w:t>Probabilistic Fitness Function</w:t>
            </w:r>
            <w:r w:rsidR="004255C0">
              <w:rPr>
                <w:noProof/>
                <w:webHidden/>
              </w:rPr>
              <w:tab/>
            </w:r>
            <w:r w:rsidR="004255C0">
              <w:rPr>
                <w:noProof/>
                <w:webHidden/>
              </w:rPr>
              <w:fldChar w:fldCharType="begin"/>
            </w:r>
            <w:r w:rsidR="004255C0">
              <w:rPr>
                <w:noProof/>
                <w:webHidden/>
              </w:rPr>
              <w:instrText xml:space="preserve"> PAGEREF _Toc528019245 \h </w:instrText>
            </w:r>
            <w:r w:rsidR="004255C0">
              <w:rPr>
                <w:noProof/>
                <w:webHidden/>
              </w:rPr>
            </w:r>
            <w:r w:rsidR="004255C0">
              <w:rPr>
                <w:noProof/>
                <w:webHidden/>
              </w:rPr>
              <w:fldChar w:fldCharType="separate"/>
            </w:r>
            <w:r w:rsidR="00DC273F">
              <w:rPr>
                <w:noProof/>
                <w:webHidden/>
              </w:rPr>
              <w:t>35</w:t>
            </w:r>
            <w:r w:rsidR="004255C0">
              <w:rPr>
                <w:noProof/>
                <w:webHidden/>
              </w:rPr>
              <w:fldChar w:fldCharType="end"/>
            </w:r>
          </w:hyperlink>
        </w:p>
        <w:p w:rsidR="004255C0" w:rsidRDefault="008025B5">
          <w:pPr>
            <w:pStyle w:val="TOC3"/>
            <w:rPr>
              <w:rFonts w:eastAsiaTheme="minorEastAsia"/>
              <w:noProof/>
              <w:sz w:val="22"/>
              <w:lang w:eastAsia="en-NZ"/>
            </w:rPr>
          </w:pPr>
          <w:hyperlink w:anchor="_Toc528019246" w:history="1">
            <w:r w:rsidR="004255C0" w:rsidRPr="00CC0FC2">
              <w:rPr>
                <w:rStyle w:val="Hyperlink"/>
                <w:noProof/>
              </w:rPr>
              <w:t>3.3.3</w:t>
            </w:r>
            <w:r w:rsidR="004255C0">
              <w:rPr>
                <w:rFonts w:eastAsiaTheme="minorEastAsia"/>
                <w:noProof/>
                <w:sz w:val="22"/>
                <w:lang w:eastAsia="en-NZ"/>
              </w:rPr>
              <w:tab/>
            </w:r>
            <w:r w:rsidR="004255C0" w:rsidRPr="00CC0FC2">
              <w:rPr>
                <w:rStyle w:val="Hyperlink"/>
                <w:noProof/>
              </w:rPr>
              <w:t>True Fitness Function</w:t>
            </w:r>
            <w:r w:rsidR="004255C0">
              <w:rPr>
                <w:noProof/>
                <w:webHidden/>
              </w:rPr>
              <w:tab/>
            </w:r>
            <w:r w:rsidR="004255C0">
              <w:rPr>
                <w:noProof/>
                <w:webHidden/>
              </w:rPr>
              <w:fldChar w:fldCharType="begin"/>
            </w:r>
            <w:r w:rsidR="004255C0">
              <w:rPr>
                <w:noProof/>
                <w:webHidden/>
              </w:rPr>
              <w:instrText xml:space="preserve"> PAGEREF _Toc528019246 \h </w:instrText>
            </w:r>
            <w:r w:rsidR="004255C0">
              <w:rPr>
                <w:noProof/>
                <w:webHidden/>
              </w:rPr>
            </w:r>
            <w:r w:rsidR="004255C0">
              <w:rPr>
                <w:noProof/>
                <w:webHidden/>
              </w:rPr>
              <w:fldChar w:fldCharType="separate"/>
            </w:r>
            <w:r w:rsidR="00DC273F">
              <w:rPr>
                <w:noProof/>
                <w:webHidden/>
              </w:rPr>
              <w:t>36</w:t>
            </w:r>
            <w:r w:rsidR="004255C0">
              <w:rPr>
                <w:noProof/>
                <w:webHidden/>
              </w:rPr>
              <w:fldChar w:fldCharType="end"/>
            </w:r>
          </w:hyperlink>
        </w:p>
        <w:p w:rsidR="004255C0" w:rsidRDefault="008025B5">
          <w:pPr>
            <w:pStyle w:val="TOC3"/>
            <w:rPr>
              <w:rFonts w:eastAsiaTheme="minorEastAsia"/>
              <w:noProof/>
              <w:sz w:val="22"/>
              <w:lang w:eastAsia="en-NZ"/>
            </w:rPr>
          </w:pPr>
          <w:hyperlink w:anchor="_Toc528019247" w:history="1">
            <w:r w:rsidR="004255C0" w:rsidRPr="00CC0FC2">
              <w:rPr>
                <w:rStyle w:val="Hyperlink"/>
                <w:noProof/>
              </w:rPr>
              <w:t>3.3.4</w:t>
            </w:r>
            <w:r w:rsidR="004255C0">
              <w:rPr>
                <w:rFonts w:eastAsiaTheme="minorEastAsia"/>
                <w:noProof/>
                <w:sz w:val="22"/>
                <w:lang w:eastAsia="en-NZ"/>
              </w:rPr>
              <w:tab/>
            </w:r>
            <w:r w:rsidR="004255C0" w:rsidRPr="00CC0FC2">
              <w:rPr>
                <w:rStyle w:val="Hyperlink"/>
                <w:noProof/>
              </w:rPr>
              <w:t>Genetic Algorithms for MAW32</w:t>
            </w:r>
            <w:r w:rsidR="004255C0">
              <w:rPr>
                <w:noProof/>
                <w:webHidden/>
              </w:rPr>
              <w:tab/>
            </w:r>
            <w:r w:rsidR="004255C0">
              <w:rPr>
                <w:noProof/>
                <w:webHidden/>
              </w:rPr>
              <w:fldChar w:fldCharType="begin"/>
            </w:r>
            <w:r w:rsidR="004255C0">
              <w:rPr>
                <w:noProof/>
                <w:webHidden/>
              </w:rPr>
              <w:instrText xml:space="preserve"> PAGEREF _Toc528019247 \h </w:instrText>
            </w:r>
            <w:r w:rsidR="004255C0">
              <w:rPr>
                <w:noProof/>
                <w:webHidden/>
              </w:rPr>
            </w:r>
            <w:r w:rsidR="004255C0">
              <w:rPr>
                <w:noProof/>
                <w:webHidden/>
              </w:rPr>
              <w:fldChar w:fldCharType="separate"/>
            </w:r>
            <w:r w:rsidR="00DC273F">
              <w:rPr>
                <w:noProof/>
                <w:webHidden/>
              </w:rPr>
              <w:t>37</w:t>
            </w:r>
            <w:r w:rsidR="004255C0">
              <w:rPr>
                <w:noProof/>
                <w:webHidden/>
              </w:rPr>
              <w:fldChar w:fldCharType="end"/>
            </w:r>
          </w:hyperlink>
        </w:p>
        <w:p w:rsidR="004255C0" w:rsidRDefault="008025B5">
          <w:pPr>
            <w:pStyle w:val="TOC3"/>
            <w:rPr>
              <w:rFonts w:eastAsiaTheme="minorEastAsia"/>
              <w:noProof/>
              <w:sz w:val="22"/>
              <w:lang w:eastAsia="en-NZ"/>
            </w:rPr>
          </w:pPr>
          <w:hyperlink w:anchor="_Toc528019248" w:history="1">
            <w:r w:rsidR="004255C0" w:rsidRPr="00CC0FC2">
              <w:rPr>
                <w:rStyle w:val="Hyperlink"/>
                <w:noProof/>
              </w:rPr>
              <w:t>3.3.5</w:t>
            </w:r>
            <w:r w:rsidR="004255C0">
              <w:rPr>
                <w:rFonts w:eastAsiaTheme="minorEastAsia"/>
                <w:noProof/>
                <w:sz w:val="22"/>
                <w:lang w:eastAsia="en-NZ"/>
              </w:rPr>
              <w:tab/>
            </w:r>
            <w:r w:rsidR="004255C0" w:rsidRPr="00CC0FC2">
              <w:rPr>
                <w:rStyle w:val="Hyperlink"/>
                <w:noProof/>
              </w:rPr>
              <w:t>Random Number Generators</w:t>
            </w:r>
            <w:r w:rsidR="004255C0">
              <w:rPr>
                <w:noProof/>
                <w:webHidden/>
              </w:rPr>
              <w:tab/>
            </w:r>
            <w:r w:rsidR="004255C0">
              <w:rPr>
                <w:noProof/>
                <w:webHidden/>
              </w:rPr>
              <w:fldChar w:fldCharType="begin"/>
            </w:r>
            <w:r w:rsidR="004255C0">
              <w:rPr>
                <w:noProof/>
                <w:webHidden/>
              </w:rPr>
              <w:instrText xml:space="preserve"> PAGEREF _Toc528019248 \h </w:instrText>
            </w:r>
            <w:r w:rsidR="004255C0">
              <w:rPr>
                <w:noProof/>
                <w:webHidden/>
              </w:rPr>
            </w:r>
            <w:r w:rsidR="004255C0">
              <w:rPr>
                <w:noProof/>
                <w:webHidden/>
              </w:rPr>
              <w:fldChar w:fldCharType="separate"/>
            </w:r>
            <w:r w:rsidR="00DC273F">
              <w:rPr>
                <w:noProof/>
                <w:webHidden/>
              </w:rPr>
              <w:t>38</w:t>
            </w:r>
            <w:r w:rsidR="004255C0">
              <w:rPr>
                <w:noProof/>
                <w:webHidden/>
              </w:rPr>
              <w:fldChar w:fldCharType="end"/>
            </w:r>
          </w:hyperlink>
        </w:p>
        <w:p w:rsidR="004255C0" w:rsidRDefault="008025B5">
          <w:pPr>
            <w:pStyle w:val="TOC2"/>
            <w:rPr>
              <w:rFonts w:eastAsiaTheme="minorEastAsia"/>
              <w:noProof/>
              <w:lang w:eastAsia="en-NZ"/>
            </w:rPr>
          </w:pPr>
          <w:hyperlink w:anchor="_Toc528019249" w:history="1">
            <w:r w:rsidR="004255C0" w:rsidRPr="00CC0FC2">
              <w:rPr>
                <w:rStyle w:val="Hyperlink"/>
                <w:rFonts w:asciiTheme="majorHAnsi" w:hAnsiTheme="majorHAnsi" w:cstheme="majorHAnsi"/>
                <w:noProof/>
              </w:rPr>
              <w:t>3.4</w:t>
            </w:r>
            <w:r w:rsidR="004255C0">
              <w:rPr>
                <w:rFonts w:eastAsiaTheme="minorEastAsia"/>
                <w:noProof/>
                <w:lang w:eastAsia="en-NZ"/>
              </w:rPr>
              <w:tab/>
            </w:r>
            <w:r w:rsidR="004255C0" w:rsidRPr="00CC0FC2">
              <w:rPr>
                <w:rStyle w:val="Hyperlink"/>
                <w:noProof/>
              </w:rPr>
              <w:t>Performing an Attack</w:t>
            </w:r>
            <w:r w:rsidR="004255C0">
              <w:rPr>
                <w:noProof/>
                <w:webHidden/>
              </w:rPr>
              <w:tab/>
            </w:r>
            <w:r w:rsidR="004255C0">
              <w:rPr>
                <w:noProof/>
                <w:webHidden/>
              </w:rPr>
              <w:fldChar w:fldCharType="begin"/>
            </w:r>
            <w:r w:rsidR="004255C0">
              <w:rPr>
                <w:noProof/>
                <w:webHidden/>
              </w:rPr>
              <w:instrText xml:space="preserve"> PAGEREF _Toc528019249 \h </w:instrText>
            </w:r>
            <w:r w:rsidR="004255C0">
              <w:rPr>
                <w:noProof/>
                <w:webHidden/>
              </w:rPr>
            </w:r>
            <w:r w:rsidR="004255C0">
              <w:rPr>
                <w:noProof/>
                <w:webHidden/>
              </w:rPr>
              <w:fldChar w:fldCharType="separate"/>
            </w:r>
            <w:r w:rsidR="00DC273F">
              <w:rPr>
                <w:noProof/>
                <w:webHidden/>
              </w:rPr>
              <w:t>39</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50" w:history="1">
            <w:r w:rsidR="004255C0" w:rsidRPr="00CC0FC2">
              <w:rPr>
                <w:rStyle w:val="Hyperlink"/>
                <w:noProof/>
              </w:rPr>
              <w:t>4.</w:t>
            </w:r>
            <w:r w:rsidR="004255C0">
              <w:rPr>
                <w:rFonts w:eastAsiaTheme="minorEastAsia"/>
                <w:b w:val="0"/>
                <w:noProof/>
                <w:sz w:val="22"/>
                <w:lang w:eastAsia="en-NZ"/>
              </w:rPr>
              <w:tab/>
            </w:r>
            <w:r w:rsidR="004255C0" w:rsidRPr="00CC0FC2">
              <w:rPr>
                <w:rStyle w:val="Hyperlink"/>
                <w:noProof/>
              </w:rPr>
              <w:t>Results</w:t>
            </w:r>
            <w:r w:rsidR="004255C0">
              <w:rPr>
                <w:noProof/>
                <w:webHidden/>
              </w:rPr>
              <w:tab/>
            </w:r>
            <w:r w:rsidR="004255C0">
              <w:rPr>
                <w:noProof/>
                <w:webHidden/>
              </w:rPr>
              <w:fldChar w:fldCharType="begin"/>
            </w:r>
            <w:r w:rsidR="004255C0">
              <w:rPr>
                <w:noProof/>
                <w:webHidden/>
              </w:rPr>
              <w:instrText xml:space="preserve"> PAGEREF _Toc528019250 \h </w:instrText>
            </w:r>
            <w:r w:rsidR="004255C0">
              <w:rPr>
                <w:noProof/>
                <w:webHidden/>
              </w:rPr>
            </w:r>
            <w:r w:rsidR="004255C0">
              <w:rPr>
                <w:noProof/>
                <w:webHidden/>
              </w:rPr>
              <w:fldChar w:fldCharType="separate"/>
            </w:r>
            <w:r w:rsidR="00DC273F">
              <w:rPr>
                <w:noProof/>
                <w:webHidden/>
              </w:rPr>
              <w:t>40</w:t>
            </w:r>
            <w:r w:rsidR="004255C0">
              <w:rPr>
                <w:noProof/>
                <w:webHidden/>
              </w:rPr>
              <w:fldChar w:fldCharType="end"/>
            </w:r>
          </w:hyperlink>
        </w:p>
        <w:p w:rsidR="004255C0" w:rsidRDefault="008025B5">
          <w:pPr>
            <w:pStyle w:val="TOC2"/>
            <w:rPr>
              <w:rFonts w:eastAsiaTheme="minorEastAsia"/>
              <w:noProof/>
              <w:lang w:eastAsia="en-NZ"/>
            </w:rPr>
          </w:pPr>
          <w:hyperlink w:anchor="_Toc528019251" w:history="1">
            <w:r w:rsidR="004255C0" w:rsidRPr="00CC0FC2">
              <w:rPr>
                <w:rStyle w:val="Hyperlink"/>
                <w:rFonts w:asciiTheme="majorHAnsi" w:hAnsiTheme="majorHAnsi" w:cstheme="majorHAnsi"/>
                <w:noProof/>
              </w:rPr>
              <w:t>4.1</w:t>
            </w:r>
            <w:r w:rsidR="004255C0">
              <w:rPr>
                <w:rFonts w:eastAsiaTheme="minorEastAsia"/>
                <w:noProof/>
                <w:lang w:eastAsia="en-NZ"/>
              </w:rPr>
              <w:tab/>
            </w:r>
            <w:r w:rsidR="004255C0" w:rsidRPr="00CC0FC2">
              <w:rPr>
                <w:rStyle w:val="Hyperlink"/>
                <w:noProof/>
              </w:rPr>
              <w:t>Naïve Fitness Function</w:t>
            </w:r>
            <w:r w:rsidR="004255C0">
              <w:rPr>
                <w:noProof/>
                <w:webHidden/>
              </w:rPr>
              <w:tab/>
            </w:r>
            <w:r w:rsidR="004255C0">
              <w:rPr>
                <w:noProof/>
                <w:webHidden/>
              </w:rPr>
              <w:fldChar w:fldCharType="begin"/>
            </w:r>
            <w:r w:rsidR="004255C0">
              <w:rPr>
                <w:noProof/>
                <w:webHidden/>
              </w:rPr>
              <w:instrText xml:space="preserve"> PAGEREF _Toc528019251 \h </w:instrText>
            </w:r>
            <w:r w:rsidR="004255C0">
              <w:rPr>
                <w:noProof/>
                <w:webHidden/>
              </w:rPr>
            </w:r>
            <w:r w:rsidR="004255C0">
              <w:rPr>
                <w:noProof/>
                <w:webHidden/>
              </w:rPr>
              <w:fldChar w:fldCharType="separate"/>
            </w:r>
            <w:r w:rsidR="00DC273F">
              <w:rPr>
                <w:noProof/>
                <w:webHidden/>
              </w:rPr>
              <w:t>42</w:t>
            </w:r>
            <w:r w:rsidR="004255C0">
              <w:rPr>
                <w:noProof/>
                <w:webHidden/>
              </w:rPr>
              <w:fldChar w:fldCharType="end"/>
            </w:r>
          </w:hyperlink>
        </w:p>
        <w:p w:rsidR="004255C0" w:rsidRDefault="008025B5">
          <w:pPr>
            <w:pStyle w:val="TOC3"/>
            <w:rPr>
              <w:rFonts w:eastAsiaTheme="minorEastAsia"/>
              <w:noProof/>
              <w:sz w:val="22"/>
              <w:lang w:eastAsia="en-NZ"/>
            </w:rPr>
          </w:pPr>
          <w:hyperlink w:anchor="_Toc528019252" w:history="1">
            <w:r w:rsidR="004255C0" w:rsidRPr="00CC0FC2">
              <w:rPr>
                <w:rStyle w:val="Hyperlink"/>
                <w:noProof/>
              </w:rPr>
              <w:t>4.1.1</w:t>
            </w:r>
            <w:r w:rsidR="004255C0">
              <w:rPr>
                <w:rFonts w:eastAsiaTheme="minorEastAsia"/>
                <w:noProof/>
                <w:sz w:val="22"/>
                <w:lang w:eastAsia="en-NZ"/>
              </w:rPr>
              <w:tab/>
            </w:r>
            <w:r w:rsidR="004255C0" w:rsidRPr="00CC0FC2">
              <w:rPr>
                <w:rStyle w:val="Hyperlink"/>
                <w:noProof/>
              </w:rPr>
              <w:t>Statistical Summary</w:t>
            </w:r>
            <w:r w:rsidR="004255C0">
              <w:rPr>
                <w:noProof/>
                <w:webHidden/>
              </w:rPr>
              <w:tab/>
            </w:r>
            <w:r w:rsidR="004255C0">
              <w:rPr>
                <w:noProof/>
                <w:webHidden/>
              </w:rPr>
              <w:fldChar w:fldCharType="begin"/>
            </w:r>
            <w:r w:rsidR="004255C0">
              <w:rPr>
                <w:noProof/>
                <w:webHidden/>
              </w:rPr>
              <w:instrText xml:space="preserve"> PAGEREF _Toc528019252 \h </w:instrText>
            </w:r>
            <w:r w:rsidR="004255C0">
              <w:rPr>
                <w:noProof/>
                <w:webHidden/>
              </w:rPr>
            </w:r>
            <w:r w:rsidR="004255C0">
              <w:rPr>
                <w:noProof/>
                <w:webHidden/>
              </w:rPr>
              <w:fldChar w:fldCharType="separate"/>
            </w:r>
            <w:r w:rsidR="00DC273F">
              <w:rPr>
                <w:noProof/>
                <w:webHidden/>
              </w:rPr>
              <w:t>42</w:t>
            </w:r>
            <w:r w:rsidR="004255C0">
              <w:rPr>
                <w:noProof/>
                <w:webHidden/>
              </w:rPr>
              <w:fldChar w:fldCharType="end"/>
            </w:r>
          </w:hyperlink>
        </w:p>
        <w:p w:rsidR="004255C0" w:rsidRDefault="008025B5">
          <w:pPr>
            <w:pStyle w:val="TOC3"/>
            <w:rPr>
              <w:rFonts w:eastAsiaTheme="minorEastAsia"/>
              <w:noProof/>
              <w:sz w:val="22"/>
              <w:lang w:eastAsia="en-NZ"/>
            </w:rPr>
          </w:pPr>
          <w:hyperlink w:anchor="_Toc528019253" w:history="1">
            <w:r w:rsidR="004255C0" w:rsidRPr="00CC0FC2">
              <w:rPr>
                <w:rStyle w:val="Hyperlink"/>
                <w:noProof/>
              </w:rPr>
              <w:t>4.1.2</w:t>
            </w:r>
            <w:r w:rsidR="004255C0">
              <w:rPr>
                <w:rFonts w:eastAsiaTheme="minorEastAsia"/>
                <w:noProof/>
                <w:sz w:val="22"/>
                <w:lang w:eastAsia="en-NZ"/>
              </w:rPr>
              <w:tab/>
            </w:r>
            <w:r w:rsidR="004255C0" w:rsidRPr="00CC0FC2">
              <w:rPr>
                <w:rStyle w:val="Hyperlink"/>
                <w:noProof/>
              </w:rPr>
              <w:t>Visualization of Data</w:t>
            </w:r>
            <w:r w:rsidR="004255C0">
              <w:rPr>
                <w:noProof/>
                <w:webHidden/>
              </w:rPr>
              <w:tab/>
            </w:r>
            <w:r w:rsidR="004255C0">
              <w:rPr>
                <w:noProof/>
                <w:webHidden/>
              </w:rPr>
              <w:fldChar w:fldCharType="begin"/>
            </w:r>
            <w:r w:rsidR="004255C0">
              <w:rPr>
                <w:noProof/>
                <w:webHidden/>
              </w:rPr>
              <w:instrText xml:space="preserve"> PAGEREF _Toc528019253 \h </w:instrText>
            </w:r>
            <w:r w:rsidR="004255C0">
              <w:rPr>
                <w:noProof/>
                <w:webHidden/>
              </w:rPr>
            </w:r>
            <w:r w:rsidR="004255C0">
              <w:rPr>
                <w:noProof/>
                <w:webHidden/>
              </w:rPr>
              <w:fldChar w:fldCharType="separate"/>
            </w:r>
            <w:r w:rsidR="00DC273F">
              <w:rPr>
                <w:noProof/>
                <w:webHidden/>
              </w:rPr>
              <w:t>44</w:t>
            </w:r>
            <w:r w:rsidR="004255C0">
              <w:rPr>
                <w:noProof/>
                <w:webHidden/>
              </w:rPr>
              <w:fldChar w:fldCharType="end"/>
            </w:r>
          </w:hyperlink>
        </w:p>
        <w:p w:rsidR="004255C0" w:rsidRDefault="008025B5">
          <w:pPr>
            <w:pStyle w:val="TOC3"/>
            <w:rPr>
              <w:rFonts w:eastAsiaTheme="minorEastAsia"/>
              <w:noProof/>
              <w:sz w:val="22"/>
              <w:lang w:eastAsia="en-NZ"/>
            </w:rPr>
          </w:pPr>
          <w:hyperlink w:anchor="_Toc528019254" w:history="1">
            <w:r w:rsidR="004255C0" w:rsidRPr="00CC0FC2">
              <w:rPr>
                <w:rStyle w:val="Hyperlink"/>
                <w:noProof/>
              </w:rPr>
              <w:t>4.1.3</w:t>
            </w:r>
            <w:r w:rsidR="004255C0">
              <w:rPr>
                <w:rFonts w:eastAsiaTheme="minorEastAsia"/>
                <w:noProof/>
                <w:sz w:val="22"/>
                <w:lang w:eastAsia="en-NZ"/>
              </w:rPr>
              <w:tab/>
            </w:r>
            <w:r w:rsidR="004255C0" w:rsidRPr="00CC0FC2">
              <w:rPr>
                <w:rStyle w:val="Hyperlink"/>
                <w:noProof/>
              </w:rPr>
              <w:t>Evaluation</w:t>
            </w:r>
            <w:r w:rsidR="004255C0">
              <w:rPr>
                <w:noProof/>
                <w:webHidden/>
              </w:rPr>
              <w:tab/>
            </w:r>
            <w:r w:rsidR="004255C0">
              <w:rPr>
                <w:noProof/>
                <w:webHidden/>
              </w:rPr>
              <w:fldChar w:fldCharType="begin"/>
            </w:r>
            <w:r w:rsidR="004255C0">
              <w:rPr>
                <w:noProof/>
                <w:webHidden/>
              </w:rPr>
              <w:instrText xml:space="preserve"> PAGEREF _Toc528019254 \h </w:instrText>
            </w:r>
            <w:r w:rsidR="004255C0">
              <w:rPr>
                <w:noProof/>
                <w:webHidden/>
              </w:rPr>
            </w:r>
            <w:r w:rsidR="004255C0">
              <w:rPr>
                <w:noProof/>
                <w:webHidden/>
              </w:rPr>
              <w:fldChar w:fldCharType="separate"/>
            </w:r>
            <w:r w:rsidR="00DC273F">
              <w:rPr>
                <w:noProof/>
                <w:webHidden/>
              </w:rPr>
              <w:t>50</w:t>
            </w:r>
            <w:r w:rsidR="004255C0">
              <w:rPr>
                <w:noProof/>
                <w:webHidden/>
              </w:rPr>
              <w:fldChar w:fldCharType="end"/>
            </w:r>
          </w:hyperlink>
        </w:p>
        <w:p w:rsidR="004255C0" w:rsidRDefault="008025B5">
          <w:pPr>
            <w:pStyle w:val="TOC2"/>
            <w:rPr>
              <w:rFonts w:eastAsiaTheme="minorEastAsia"/>
              <w:noProof/>
              <w:lang w:eastAsia="en-NZ"/>
            </w:rPr>
          </w:pPr>
          <w:hyperlink w:anchor="_Toc528019255" w:history="1">
            <w:r w:rsidR="004255C0" w:rsidRPr="00CC0FC2">
              <w:rPr>
                <w:rStyle w:val="Hyperlink"/>
                <w:rFonts w:asciiTheme="majorHAnsi" w:hAnsiTheme="majorHAnsi" w:cstheme="majorHAnsi"/>
                <w:noProof/>
              </w:rPr>
              <w:t>4.2</w:t>
            </w:r>
            <w:r w:rsidR="004255C0">
              <w:rPr>
                <w:rFonts w:eastAsiaTheme="minorEastAsia"/>
                <w:noProof/>
                <w:lang w:eastAsia="en-NZ"/>
              </w:rPr>
              <w:tab/>
            </w:r>
            <w:r w:rsidR="004255C0" w:rsidRPr="00CC0FC2">
              <w:rPr>
                <w:rStyle w:val="Hyperlink"/>
                <w:noProof/>
              </w:rPr>
              <w:t>Probabilistic Fitness Function</w:t>
            </w:r>
            <w:r w:rsidR="004255C0">
              <w:rPr>
                <w:noProof/>
                <w:webHidden/>
              </w:rPr>
              <w:tab/>
            </w:r>
            <w:r w:rsidR="004255C0">
              <w:rPr>
                <w:noProof/>
                <w:webHidden/>
              </w:rPr>
              <w:fldChar w:fldCharType="begin"/>
            </w:r>
            <w:r w:rsidR="004255C0">
              <w:rPr>
                <w:noProof/>
                <w:webHidden/>
              </w:rPr>
              <w:instrText xml:space="preserve"> PAGEREF _Toc528019255 \h </w:instrText>
            </w:r>
            <w:r w:rsidR="004255C0">
              <w:rPr>
                <w:noProof/>
                <w:webHidden/>
              </w:rPr>
            </w:r>
            <w:r w:rsidR="004255C0">
              <w:rPr>
                <w:noProof/>
                <w:webHidden/>
              </w:rPr>
              <w:fldChar w:fldCharType="separate"/>
            </w:r>
            <w:r w:rsidR="00DC273F">
              <w:rPr>
                <w:noProof/>
                <w:webHidden/>
              </w:rPr>
              <w:t>50</w:t>
            </w:r>
            <w:r w:rsidR="004255C0">
              <w:rPr>
                <w:noProof/>
                <w:webHidden/>
              </w:rPr>
              <w:fldChar w:fldCharType="end"/>
            </w:r>
          </w:hyperlink>
        </w:p>
        <w:p w:rsidR="004255C0" w:rsidRDefault="008025B5">
          <w:pPr>
            <w:pStyle w:val="TOC3"/>
            <w:rPr>
              <w:rFonts w:eastAsiaTheme="minorEastAsia"/>
              <w:noProof/>
              <w:sz w:val="22"/>
              <w:lang w:eastAsia="en-NZ"/>
            </w:rPr>
          </w:pPr>
          <w:hyperlink w:anchor="_Toc528019256" w:history="1">
            <w:r w:rsidR="004255C0" w:rsidRPr="00CC0FC2">
              <w:rPr>
                <w:rStyle w:val="Hyperlink"/>
                <w:noProof/>
              </w:rPr>
              <w:t>4.2.1</w:t>
            </w:r>
            <w:r w:rsidR="004255C0">
              <w:rPr>
                <w:rFonts w:eastAsiaTheme="minorEastAsia"/>
                <w:noProof/>
                <w:sz w:val="22"/>
                <w:lang w:eastAsia="en-NZ"/>
              </w:rPr>
              <w:tab/>
            </w:r>
            <w:r w:rsidR="004255C0" w:rsidRPr="00CC0FC2">
              <w:rPr>
                <w:rStyle w:val="Hyperlink"/>
                <w:noProof/>
              </w:rPr>
              <w:t>Statistical Summary</w:t>
            </w:r>
            <w:r w:rsidR="004255C0">
              <w:rPr>
                <w:noProof/>
                <w:webHidden/>
              </w:rPr>
              <w:tab/>
            </w:r>
            <w:r w:rsidR="004255C0">
              <w:rPr>
                <w:noProof/>
                <w:webHidden/>
              </w:rPr>
              <w:fldChar w:fldCharType="begin"/>
            </w:r>
            <w:r w:rsidR="004255C0">
              <w:rPr>
                <w:noProof/>
                <w:webHidden/>
              </w:rPr>
              <w:instrText xml:space="preserve"> PAGEREF _Toc528019256 \h </w:instrText>
            </w:r>
            <w:r w:rsidR="004255C0">
              <w:rPr>
                <w:noProof/>
                <w:webHidden/>
              </w:rPr>
            </w:r>
            <w:r w:rsidR="004255C0">
              <w:rPr>
                <w:noProof/>
                <w:webHidden/>
              </w:rPr>
              <w:fldChar w:fldCharType="separate"/>
            </w:r>
            <w:r w:rsidR="00DC273F">
              <w:rPr>
                <w:noProof/>
                <w:webHidden/>
              </w:rPr>
              <w:t>50</w:t>
            </w:r>
            <w:r w:rsidR="004255C0">
              <w:rPr>
                <w:noProof/>
                <w:webHidden/>
              </w:rPr>
              <w:fldChar w:fldCharType="end"/>
            </w:r>
          </w:hyperlink>
        </w:p>
        <w:p w:rsidR="004255C0" w:rsidRDefault="008025B5">
          <w:pPr>
            <w:pStyle w:val="TOC3"/>
            <w:rPr>
              <w:rFonts w:eastAsiaTheme="minorEastAsia"/>
              <w:noProof/>
              <w:sz w:val="22"/>
              <w:lang w:eastAsia="en-NZ"/>
            </w:rPr>
          </w:pPr>
          <w:hyperlink w:anchor="_Toc528019257" w:history="1">
            <w:r w:rsidR="004255C0" w:rsidRPr="00CC0FC2">
              <w:rPr>
                <w:rStyle w:val="Hyperlink"/>
                <w:noProof/>
              </w:rPr>
              <w:t>4.2.2</w:t>
            </w:r>
            <w:r w:rsidR="004255C0">
              <w:rPr>
                <w:rFonts w:eastAsiaTheme="minorEastAsia"/>
                <w:noProof/>
                <w:sz w:val="22"/>
                <w:lang w:eastAsia="en-NZ"/>
              </w:rPr>
              <w:tab/>
            </w:r>
            <w:r w:rsidR="004255C0" w:rsidRPr="00CC0FC2">
              <w:rPr>
                <w:rStyle w:val="Hyperlink"/>
                <w:noProof/>
              </w:rPr>
              <w:t>Visualization of Data</w:t>
            </w:r>
            <w:r w:rsidR="004255C0">
              <w:rPr>
                <w:noProof/>
                <w:webHidden/>
              </w:rPr>
              <w:tab/>
            </w:r>
            <w:r w:rsidR="004255C0">
              <w:rPr>
                <w:noProof/>
                <w:webHidden/>
              </w:rPr>
              <w:fldChar w:fldCharType="begin"/>
            </w:r>
            <w:r w:rsidR="004255C0">
              <w:rPr>
                <w:noProof/>
                <w:webHidden/>
              </w:rPr>
              <w:instrText xml:space="preserve"> PAGEREF _Toc528019257 \h </w:instrText>
            </w:r>
            <w:r w:rsidR="004255C0">
              <w:rPr>
                <w:noProof/>
                <w:webHidden/>
              </w:rPr>
            </w:r>
            <w:r w:rsidR="004255C0">
              <w:rPr>
                <w:noProof/>
                <w:webHidden/>
              </w:rPr>
              <w:fldChar w:fldCharType="separate"/>
            </w:r>
            <w:r w:rsidR="00DC273F">
              <w:rPr>
                <w:noProof/>
                <w:webHidden/>
              </w:rPr>
              <w:t>52</w:t>
            </w:r>
            <w:r w:rsidR="004255C0">
              <w:rPr>
                <w:noProof/>
                <w:webHidden/>
              </w:rPr>
              <w:fldChar w:fldCharType="end"/>
            </w:r>
          </w:hyperlink>
        </w:p>
        <w:p w:rsidR="004255C0" w:rsidRDefault="008025B5">
          <w:pPr>
            <w:pStyle w:val="TOC3"/>
            <w:rPr>
              <w:rFonts w:eastAsiaTheme="minorEastAsia"/>
              <w:noProof/>
              <w:sz w:val="22"/>
              <w:lang w:eastAsia="en-NZ"/>
            </w:rPr>
          </w:pPr>
          <w:hyperlink w:anchor="_Toc528019258" w:history="1">
            <w:r w:rsidR="004255C0" w:rsidRPr="00CC0FC2">
              <w:rPr>
                <w:rStyle w:val="Hyperlink"/>
                <w:noProof/>
              </w:rPr>
              <w:t>4.2.3</w:t>
            </w:r>
            <w:r w:rsidR="004255C0">
              <w:rPr>
                <w:rFonts w:eastAsiaTheme="minorEastAsia"/>
                <w:noProof/>
                <w:sz w:val="22"/>
                <w:lang w:eastAsia="en-NZ"/>
              </w:rPr>
              <w:tab/>
            </w:r>
            <w:r w:rsidR="004255C0" w:rsidRPr="00CC0FC2">
              <w:rPr>
                <w:rStyle w:val="Hyperlink"/>
                <w:noProof/>
              </w:rPr>
              <w:t>Evaluation</w:t>
            </w:r>
            <w:r w:rsidR="004255C0">
              <w:rPr>
                <w:noProof/>
                <w:webHidden/>
              </w:rPr>
              <w:tab/>
            </w:r>
            <w:r w:rsidR="004255C0">
              <w:rPr>
                <w:noProof/>
                <w:webHidden/>
              </w:rPr>
              <w:fldChar w:fldCharType="begin"/>
            </w:r>
            <w:r w:rsidR="004255C0">
              <w:rPr>
                <w:noProof/>
                <w:webHidden/>
              </w:rPr>
              <w:instrText xml:space="preserve"> PAGEREF _Toc528019258 \h </w:instrText>
            </w:r>
            <w:r w:rsidR="004255C0">
              <w:rPr>
                <w:noProof/>
                <w:webHidden/>
              </w:rPr>
            </w:r>
            <w:r w:rsidR="004255C0">
              <w:rPr>
                <w:noProof/>
                <w:webHidden/>
              </w:rPr>
              <w:fldChar w:fldCharType="separate"/>
            </w:r>
            <w:r w:rsidR="00DC273F">
              <w:rPr>
                <w:noProof/>
                <w:webHidden/>
              </w:rPr>
              <w:t>58</w:t>
            </w:r>
            <w:r w:rsidR="004255C0">
              <w:rPr>
                <w:noProof/>
                <w:webHidden/>
              </w:rPr>
              <w:fldChar w:fldCharType="end"/>
            </w:r>
          </w:hyperlink>
        </w:p>
        <w:p w:rsidR="004255C0" w:rsidRDefault="008025B5">
          <w:pPr>
            <w:pStyle w:val="TOC2"/>
            <w:rPr>
              <w:rFonts w:eastAsiaTheme="minorEastAsia"/>
              <w:noProof/>
              <w:lang w:eastAsia="en-NZ"/>
            </w:rPr>
          </w:pPr>
          <w:hyperlink w:anchor="_Toc528019259" w:history="1">
            <w:r w:rsidR="004255C0" w:rsidRPr="00CC0FC2">
              <w:rPr>
                <w:rStyle w:val="Hyperlink"/>
                <w:rFonts w:asciiTheme="majorHAnsi" w:hAnsiTheme="majorHAnsi" w:cstheme="majorHAnsi"/>
                <w:noProof/>
              </w:rPr>
              <w:t>4.3</w:t>
            </w:r>
            <w:r w:rsidR="004255C0">
              <w:rPr>
                <w:rFonts w:eastAsiaTheme="minorEastAsia"/>
                <w:noProof/>
                <w:lang w:eastAsia="en-NZ"/>
              </w:rPr>
              <w:tab/>
            </w:r>
            <w:r w:rsidR="004255C0" w:rsidRPr="00CC0FC2">
              <w:rPr>
                <w:rStyle w:val="Hyperlink"/>
                <w:noProof/>
              </w:rPr>
              <w:t>Summary</w:t>
            </w:r>
            <w:r w:rsidR="004255C0">
              <w:rPr>
                <w:noProof/>
                <w:webHidden/>
              </w:rPr>
              <w:tab/>
            </w:r>
            <w:r w:rsidR="004255C0">
              <w:rPr>
                <w:noProof/>
                <w:webHidden/>
              </w:rPr>
              <w:fldChar w:fldCharType="begin"/>
            </w:r>
            <w:r w:rsidR="004255C0">
              <w:rPr>
                <w:noProof/>
                <w:webHidden/>
              </w:rPr>
              <w:instrText xml:space="preserve"> PAGEREF _Toc528019259 \h </w:instrText>
            </w:r>
            <w:r w:rsidR="004255C0">
              <w:rPr>
                <w:noProof/>
                <w:webHidden/>
              </w:rPr>
            </w:r>
            <w:r w:rsidR="004255C0">
              <w:rPr>
                <w:noProof/>
                <w:webHidden/>
              </w:rPr>
              <w:fldChar w:fldCharType="separate"/>
            </w:r>
            <w:r w:rsidR="00DC273F">
              <w:rPr>
                <w:noProof/>
                <w:webHidden/>
              </w:rPr>
              <w:t>58</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60" w:history="1">
            <w:r w:rsidR="004255C0" w:rsidRPr="00CC0FC2">
              <w:rPr>
                <w:rStyle w:val="Hyperlink"/>
                <w:noProof/>
              </w:rPr>
              <w:t>5.</w:t>
            </w:r>
            <w:r w:rsidR="004255C0">
              <w:rPr>
                <w:rFonts w:eastAsiaTheme="minorEastAsia"/>
                <w:b w:val="0"/>
                <w:noProof/>
                <w:sz w:val="22"/>
                <w:lang w:eastAsia="en-NZ"/>
              </w:rPr>
              <w:tab/>
            </w:r>
            <w:r w:rsidR="004255C0" w:rsidRPr="00CC0FC2">
              <w:rPr>
                <w:rStyle w:val="Hyperlink"/>
                <w:noProof/>
              </w:rPr>
              <w:t>Discussion</w:t>
            </w:r>
            <w:r w:rsidR="004255C0">
              <w:rPr>
                <w:noProof/>
                <w:webHidden/>
              </w:rPr>
              <w:tab/>
            </w:r>
            <w:r w:rsidR="004255C0">
              <w:rPr>
                <w:noProof/>
                <w:webHidden/>
              </w:rPr>
              <w:fldChar w:fldCharType="begin"/>
            </w:r>
            <w:r w:rsidR="004255C0">
              <w:rPr>
                <w:noProof/>
                <w:webHidden/>
              </w:rPr>
              <w:instrText xml:space="preserve"> PAGEREF _Toc528019260 \h </w:instrText>
            </w:r>
            <w:r w:rsidR="004255C0">
              <w:rPr>
                <w:noProof/>
                <w:webHidden/>
              </w:rPr>
            </w:r>
            <w:r w:rsidR="004255C0">
              <w:rPr>
                <w:noProof/>
                <w:webHidden/>
              </w:rPr>
              <w:fldChar w:fldCharType="separate"/>
            </w:r>
            <w:r w:rsidR="00DC273F">
              <w:rPr>
                <w:noProof/>
                <w:webHidden/>
              </w:rPr>
              <w:t>60</w:t>
            </w:r>
            <w:r w:rsidR="004255C0">
              <w:rPr>
                <w:noProof/>
                <w:webHidden/>
              </w:rPr>
              <w:fldChar w:fldCharType="end"/>
            </w:r>
          </w:hyperlink>
        </w:p>
        <w:p w:rsidR="004255C0" w:rsidRDefault="008025B5">
          <w:pPr>
            <w:pStyle w:val="TOC2"/>
            <w:rPr>
              <w:rFonts w:eastAsiaTheme="minorEastAsia"/>
              <w:noProof/>
              <w:lang w:eastAsia="en-NZ"/>
            </w:rPr>
          </w:pPr>
          <w:hyperlink w:anchor="_Toc528019261" w:history="1">
            <w:r w:rsidR="004255C0" w:rsidRPr="00CC0FC2">
              <w:rPr>
                <w:rStyle w:val="Hyperlink"/>
                <w:rFonts w:asciiTheme="majorHAnsi" w:hAnsiTheme="majorHAnsi" w:cstheme="majorHAnsi"/>
                <w:noProof/>
              </w:rPr>
              <w:t>5.1</w:t>
            </w:r>
            <w:r w:rsidR="004255C0">
              <w:rPr>
                <w:rFonts w:eastAsiaTheme="minorEastAsia"/>
                <w:noProof/>
                <w:lang w:eastAsia="en-NZ"/>
              </w:rPr>
              <w:tab/>
            </w:r>
            <w:r w:rsidR="004255C0" w:rsidRPr="00CC0FC2">
              <w:rPr>
                <w:rStyle w:val="Hyperlink"/>
                <w:noProof/>
              </w:rPr>
              <w:t>Current State of Differential Cryptanalysis</w:t>
            </w:r>
            <w:r w:rsidR="004255C0">
              <w:rPr>
                <w:noProof/>
                <w:webHidden/>
              </w:rPr>
              <w:tab/>
            </w:r>
            <w:r w:rsidR="004255C0">
              <w:rPr>
                <w:noProof/>
                <w:webHidden/>
              </w:rPr>
              <w:fldChar w:fldCharType="begin"/>
            </w:r>
            <w:r w:rsidR="004255C0">
              <w:rPr>
                <w:noProof/>
                <w:webHidden/>
              </w:rPr>
              <w:instrText xml:space="preserve"> PAGEREF _Toc528019261 \h </w:instrText>
            </w:r>
            <w:r w:rsidR="004255C0">
              <w:rPr>
                <w:noProof/>
                <w:webHidden/>
              </w:rPr>
            </w:r>
            <w:r w:rsidR="004255C0">
              <w:rPr>
                <w:noProof/>
                <w:webHidden/>
              </w:rPr>
              <w:fldChar w:fldCharType="separate"/>
            </w:r>
            <w:r w:rsidR="00DC273F">
              <w:rPr>
                <w:noProof/>
                <w:webHidden/>
              </w:rPr>
              <w:t>60</w:t>
            </w:r>
            <w:r w:rsidR="004255C0">
              <w:rPr>
                <w:noProof/>
                <w:webHidden/>
              </w:rPr>
              <w:fldChar w:fldCharType="end"/>
            </w:r>
          </w:hyperlink>
        </w:p>
        <w:p w:rsidR="004255C0" w:rsidRDefault="008025B5">
          <w:pPr>
            <w:pStyle w:val="TOC2"/>
            <w:rPr>
              <w:rFonts w:eastAsiaTheme="minorEastAsia"/>
              <w:noProof/>
              <w:lang w:eastAsia="en-NZ"/>
            </w:rPr>
          </w:pPr>
          <w:hyperlink w:anchor="_Toc528019262" w:history="1">
            <w:r w:rsidR="004255C0" w:rsidRPr="00CC0FC2">
              <w:rPr>
                <w:rStyle w:val="Hyperlink"/>
                <w:rFonts w:asciiTheme="majorHAnsi" w:hAnsiTheme="majorHAnsi" w:cstheme="majorHAnsi"/>
                <w:noProof/>
              </w:rPr>
              <w:t>5.2</w:t>
            </w:r>
            <w:r w:rsidR="004255C0">
              <w:rPr>
                <w:rFonts w:eastAsiaTheme="minorEastAsia"/>
                <w:noProof/>
                <w:lang w:eastAsia="en-NZ"/>
              </w:rPr>
              <w:tab/>
            </w:r>
            <w:r w:rsidR="004255C0" w:rsidRPr="00CC0FC2">
              <w:rPr>
                <w:rStyle w:val="Hyperlink"/>
                <w:noProof/>
              </w:rPr>
              <w:t>Applications of our Work</w:t>
            </w:r>
            <w:r w:rsidR="004255C0">
              <w:rPr>
                <w:noProof/>
                <w:webHidden/>
              </w:rPr>
              <w:tab/>
            </w:r>
            <w:r w:rsidR="004255C0">
              <w:rPr>
                <w:noProof/>
                <w:webHidden/>
              </w:rPr>
              <w:fldChar w:fldCharType="begin"/>
            </w:r>
            <w:r w:rsidR="004255C0">
              <w:rPr>
                <w:noProof/>
                <w:webHidden/>
              </w:rPr>
              <w:instrText xml:space="preserve"> PAGEREF _Toc528019262 \h </w:instrText>
            </w:r>
            <w:r w:rsidR="004255C0">
              <w:rPr>
                <w:noProof/>
                <w:webHidden/>
              </w:rPr>
            </w:r>
            <w:r w:rsidR="004255C0">
              <w:rPr>
                <w:noProof/>
                <w:webHidden/>
              </w:rPr>
              <w:fldChar w:fldCharType="separate"/>
            </w:r>
            <w:r w:rsidR="00DC273F">
              <w:rPr>
                <w:noProof/>
                <w:webHidden/>
              </w:rPr>
              <w:t>60</w:t>
            </w:r>
            <w:r w:rsidR="004255C0">
              <w:rPr>
                <w:noProof/>
                <w:webHidden/>
              </w:rPr>
              <w:fldChar w:fldCharType="end"/>
            </w:r>
          </w:hyperlink>
        </w:p>
        <w:p w:rsidR="004255C0" w:rsidRDefault="008025B5">
          <w:pPr>
            <w:pStyle w:val="TOC2"/>
            <w:rPr>
              <w:rFonts w:eastAsiaTheme="minorEastAsia"/>
              <w:noProof/>
              <w:lang w:eastAsia="en-NZ"/>
            </w:rPr>
          </w:pPr>
          <w:hyperlink w:anchor="_Toc528019263" w:history="1">
            <w:r w:rsidR="004255C0" w:rsidRPr="00CC0FC2">
              <w:rPr>
                <w:rStyle w:val="Hyperlink"/>
                <w:rFonts w:asciiTheme="majorHAnsi" w:hAnsiTheme="majorHAnsi" w:cstheme="majorHAnsi"/>
                <w:noProof/>
              </w:rPr>
              <w:t>5.3</w:t>
            </w:r>
            <w:r w:rsidR="004255C0">
              <w:rPr>
                <w:rFonts w:eastAsiaTheme="minorEastAsia"/>
                <w:noProof/>
                <w:lang w:eastAsia="en-NZ"/>
              </w:rPr>
              <w:tab/>
            </w:r>
            <w:r w:rsidR="004255C0" w:rsidRPr="00CC0FC2">
              <w:rPr>
                <w:rStyle w:val="Hyperlink"/>
                <w:noProof/>
              </w:rPr>
              <w:t>Limitations</w:t>
            </w:r>
            <w:r w:rsidR="004255C0">
              <w:rPr>
                <w:noProof/>
                <w:webHidden/>
              </w:rPr>
              <w:tab/>
            </w:r>
            <w:r w:rsidR="004255C0">
              <w:rPr>
                <w:noProof/>
                <w:webHidden/>
              </w:rPr>
              <w:fldChar w:fldCharType="begin"/>
            </w:r>
            <w:r w:rsidR="004255C0">
              <w:rPr>
                <w:noProof/>
                <w:webHidden/>
              </w:rPr>
              <w:instrText xml:space="preserve"> PAGEREF _Toc528019263 \h </w:instrText>
            </w:r>
            <w:r w:rsidR="004255C0">
              <w:rPr>
                <w:noProof/>
                <w:webHidden/>
              </w:rPr>
            </w:r>
            <w:r w:rsidR="004255C0">
              <w:rPr>
                <w:noProof/>
                <w:webHidden/>
              </w:rPr>
              <w:fldChar w:fldCharType="separate"/>
            </w:r>
            <w:r w:rsidR="00DC273F">
              <w:rPr>
                <w:noProof/>
                <w:webHidden/>
              </w:rPr>
              <w:t>61</w:t>
            </w:r>
            <w:r w:rsidR="004255C0">
              <w:rPr>
                <w:noProof/>
                <w:webHidden/>
              </w:rPr>
              <w:fldChar w:fldCharType="end"/>
            </w:r>
          </w:hyperlink>
        </w:p>
        <w:p w:rsidR="004255C0" w:rsidRDefault="008025B5">
          <w:pPr>
            <w:pStyle w:val="TOC3"/>
            <w:rPr>
              <w:rFonts w:eastAsiaTheme="minorEastAsia"/>
              <w:noProof/>
              <w:sz w:val="22"/>
              <w:lang w:eastAsia="en-NZ"/>
            </w:rPr>
          </w:pPr>
          <w:hyperlink w:anchor="_Toc528019264" w:history="1">
            <w:r w:rsidR="004255C0" w:rsidRPr="00CC0FC2">
              <w:rPr>
                <w:rStyle w:val="Hyperlink"/>
                <w:noProof/>
              </w:rPr>
              <w:t>5.3.1</w:t>
            </w:r>
            <w:r w:rsidR="004255C0">
              <w:rPr>
                <w:rFonts w:eastAsiaTheme="minorEastAsia"/>
                <w:noProof/>
                <w:sz w:val="22"/>
                <w:lang w:eastAsia="en-NZ"/>
              </w:rPr>
              <w:tab/>
            </w:r>
            <w:r w:rsidR="004255C0" w:rsidRPr="00CC0FC2">
              <w:rPr>
                <w:rStyle w:val="Hyperlink"/>
                <w:noProof/>
              </w:rPr>
              <w:t>Propagation Tree Size</w:t>
            </w:r>
            <w:r w:rsidR="004255C0">
              <w:rPr>
                <w:noProof/>
                <w:webHidden/>
              </w:rPr>
              <w:tab/>
            </w:r>
            <w:r w:rsidR="004255C0">
              <w:rPr>
                <w:noProof/>
                <w:webHidden/>
              </w:rPr>
              <w:fldChar w:fldCharType="begin"/>
            </w:r>
            <w:r w:rsidR="004255C0">
              <w:rPr>
                <w:noProof/>
                <w:webHidden/>
              </w:rPr>
              <w:instrText xml:space="preserve"> PAGEREF _Toc528019264 \h </w:instrText>
            </w:r>
            <w:r w:rsidR="004255C0">
              <w:rPr>
                <w:noProof/>
                <w:webHidden/>
              </w:rPr>
            </w:r>
            <w:r w:rsidR="004255C0">
              <w:rPr>
                <w:noProof/>
                <w:webHidden/>
              </w:rPr>
              <w:fldChar w:fldCharType="separate"/>
            </w:r>
            <w:r w:rsidR="00DC273F">
              <w:rPr>
                <w:noProof/>
                <w:webHidden/>
              </w:rPr>
              <w:t>61</w:t>
            </w:r>
            <w:r w:rsidR="004255C0">
              <w:rPr>
                <w:noProof/>
                <w:webHidden/>
              </w:rPr>
              <w:fldChar w:fldCharType="end"/>
            </w:r>
          </w:hyperlink>
        </w:p>
        <w:p w:rsidR="004255C0" w:rsidRDefault="008025B5">
          <w:pPr>
            <w:pStyle w:val="TOC3"/>
            <w:rPr>
              <w:rFonts w:eastAsiaTheme="minorEastAsia"/>
              <w:noProof/>
              <w:sz w:val="22"/>
              <w:lang w:eastAsia="en-NZ"/>
            </w:rPr>
          </w:pPr>
          <w:hyperlink w:anchor="_Toc528019265" w:history="1">
            <w:r w:rsidR="004255C0" w:rsidRPr="00CC0FC2">
              <w:rPr>
                <w:rStyle w:val="Hyperlink"/>
                <w:noProof/>
              </w:rPr>
              <w:t>5.3.2</w:t>
            </w:r>
            <w:r w:rsidR="004255C0">
              <w:rPr>
                <w:rFonts w:eastAsiaTheme="minorEastAsia"/>
                <w:noProof/>
                <w:sz w:val="22"/>
                <w:lang w:eastAsia="en-NZ"/>
              </w:rPr>
              <w:tab/>
            </w:r>
            <w:r w:rsidR="004255C0" w:rsidRPr="00CC0FC2">
              <w:rPr>
                <w:rStyle w:val="Hyperlink"/>
                <w:noProof/>
              </w:rPr>
              <w:t>Effective Memoization</w:t>
            </w:r>
            <w:r w:rsidR="004255C0">
              <w:rPr>
                <w:noProof/>
                <w:webHidden/>
              </w:rPr>
              <w:tab/>
            </w:r>
            <w:r w:rsidR="004255C0">
              <w:rPr>
                <w:noProof/>
                <w:webHidden/>
              </w:rPr>
              <w:fldChar w:fldCharType="begin"/>
            </w:r>
            <w:r w:rsidR="004255C0">
              <w:rPr>
                <w:noProof/>
                <w:webHidden/>
              </w:rPr>
              <w:instrText xml:space="preserve"> PAGEREF _Toc528019265 \h </w:instrText>
            </w:r>
            <w:r w:rsidR="004255C0">
              <w:rPr>
                <w:noProof/>
                <w:webHidden/>
              </w:rPr>
            </w:r>
            <w:r w:rsidR="004255C0">
              <w:rPr>
                <w:noProof/>
                <w:webHidden/>
              </w:rPr>
              <w:fldChar w:fldCharType="separate"/>
            </w:r>
            <w:r w:rsidR="00DC273F">
              <w:rPr>
                <w:noProof/>
                <w:webHidden/>
              </w:rPr>
              <w:t>62</w:t>
            </w:r>
            <w:r w:rsidR="004255C0">
              <w:rPr>
                <w:noProof/>
                <w:webHidden/>
              </w:rPr>
              <w:fldChar w:fldCharType="end"/>
            </w:r>
          </w:hyperlink>
        </w:p>
        <w:p w:rsidR="004255C0" w:rsidRDefault="008025B5">
          <w:pPr>
            <w:pStyle w:val="TOC3"/>
            <w:rPr>
              <w:rFonts w:eastAsiaTheme="minorEastAsia"/>
              <w:noProof/>
              <w:sz w:val="22"/>
              <w:lang w:eastAsia="en-NZ"/>
            </w:rPr>
          </w:pPr>
          <w:hyperlink w:anchor="_Toc528019266" w:history="1">
            <w:r w:rsidR="004255C0" w:rsidRPr="00CC0FC2">
              <w:rPr>
                <w:rStyle w:val="Hyperlink"/>
                <w:noProof/>
              </w:rPr>
              <w:t>5.3.3</w:t>
            </w:r>
            <w:r w:rsidR="004255C0">
              <w:rPr>
                <w:rFonts w:eastAsiaTheme="minorEastAsia"/>
                <w:noProof/>
                <w:sz w:val="22"/>
                <w:lang w:eastAsia="en-NZ"/>
              </w:rPr>
              <w:tab/>
            </w:r>
            <w:r w:rsidR="004255C0" w:rsidRPr="00CC0FC2">
              <w:rPr>
                <w:rStyle w:val="Hyperlink"/>
                <w:noProof/>
              </w:rPr>
              <w:t>Hardware Limitations</w:t>
            </w:r>
            <w:r w:rsidR="004255C0">
              <w:rPr>
                <w:noProof/>
                <w:webHidden/>
              </w:rPr>
              <w:tab/>
            </w:r>
            <w:r w:rsidR="004255C0">
              <w:rPr>
                <w:noProof/>
                <w:webHidden/>
              </w:rPr>
              <w:fldChar w:fldCharType="begin"/>
            </w:r>
            <w:r w:rsidR="004255C0">
              <w:rPr>
                <w:noProof/>
                <w:webHidden/>
              </w:rPr>
              <w:instrText xml:space="preserve"> PAGEREF _Toc528019266 \h </w:instrText>
            </w:r>
            <w:r w:rsidR="004255C0">
              <w:rPr>
                <w:noProof/>
                <w:webHidden/>
              </w:rPr>
            </w:r>
            <w:r w:rsidR="004255C0">
              <w:rPr>
                <w:noProof/>
                <w:webHidden/>
              </w:rPr>
              <w:fldChar w:fldCharType="separate"/>
            </w:r>
            <w:r w:rsidR="00DC273F">
              <w:rPr>
                <w:noProof/>
                <w:webHidden/>
              </w:rPr>
              <w:t>62</w:t>
            </w:r>
            <w:r w:rsidR="004255C0">
              <w:rPr>
                <w:noProof/>
                <w:webHidden/>
              </w:rPr>
              <w:fldChar w:fldCharType="end"/>
            </w:r>
          </w:hyperlink>
        </w:p>
        <w:p w:rsidR="004255C0" w:rsidRDefault="008025B5">
          <w:pPr>
            <w:pStyle w:val="TOC3"/>
            <w:rPr>
              <w:rFonts w:eastAsiaTheme="minorEastAsia"/>
              <w:noProof/>
              <w:sz w:val="22"/>
              <w:lang w:eastAsia="en-NZ"/>
            </w:rPr>
          </w:pPr>
          <w:hyperlink w:anchor="_Toc528019267" w:history="1">
            <w:r w:rsidR="004255C0" w:rsidRPr="00CC0FC2">
              <w:rPr>
                <w:rStyle w:val="Hyperlink"/>
                <w:noProof/>
              </w:rPr>
              <w:t>5.3.4</w:t>
            </w:r>
            <w:r w:rsidR="004255C0">
              <w:rPr>
                <w:rFonts w:eastAsiaTheme="minorEastAsia"/>
                <w:noProof/>
                <w:sz w:val="22"/>
                <w:lang w:eastAsia="en-NZ"/>
              </w:rPr>
              <w:tab/>
            </w:r>
            <w:r w:rsidR="004255C0" w:rsidRPr="00CC0FC2">
              <w:rPr>
                <w:rStyle w:val="Hyperlink"/>
                <w:noProof/>
              </w:rPr>
              <w:t>Floating Point Precision</w:t>
            </w:r>
            <w:r w:rsidR="004255C0">
              <w:rPr>
                <w:noProof/>
                <w:webHidden/>
              </w:rPr>
              <w:tab/>
            </w:r>
            <w:r w:rsidR="004255C0">
              <w:rPr>
                <w:noProof/>
                <w:webHidden/>
              </w:rPr>
              <w:fldChar w:fldCharType="begin"/>
            </w:r>
            <w:r w:rsidR="004255C0">
              <w:rPr>
                <w:noProof/>
                <w:webHidden/>
              </w:rPr>
              <w:instrText xml:space="preserve"> PAGEREF _Toc528019267 \h </w:instrText>
            </w:r>
            <w:r w:rsidR="004255C0">
              <w:rPr>
                <w:noProof/>
                <w:webHidden/>
              </w:rPr>
            </w:r>
            <w:r w:rsidR="004255C0">
              <w:rPr>
                <w:noProof/>
                <w:webHidden/>
              </w:rPr>
              <w:fldChar w:fldCharType="separate"/>
            </w:r>
            <w:r w:rsidR="00DC273F">
              <w:rPr>
                <w:noProof/>
                <w:webHidden/>
              </w:rPr>
              <w:t>63</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68" w:history="1">
            <w:r w:rsidR="004255C0" w:rsidRPr="00CC0FC2">
              <w:rPr>
                <w:rStyle w:val="Hyperlink"/>
                <w:noProof/>
              </w:rPr>
              <w:t>6.</w:t>
            </w:r>
            <w:r w:rsidR="004255C0">
              <w:rPr>
                <w:rFonts w:eastAsiaTheme="minorEastAsia"/>
                <w:b w:val="0"/>
                <w:noProof/>
                <w:sz w:val="22"/>
                <w:lang w:eastAsia="en-NZ"/>
              </w:rPr>
              <w:tab/>
            </w:r>
            <w:r w:rsidR="004255C0" w:rsidRPr="00CC0FC2">
              <w:rPr>
                <w:rStyle w:val="Hyperlink"/>
                <w:noProof/>
              </w:rPr>
              <w:t>Conclusion</w:t>
            </w:r>
            <w:r w:rsidR="004255C0">
              <w:rPr>
                <w:noProof/>
                <w:webHidden/>
              </w:rPr>
              <w:tab/>
            </w:r>
            <w:r w:rsidR="004255C0">
              <w:rPr>
                <w:noProof/>
                <w:webHidden/>
              </w:rPr>
              <w:fldChar w:fldCharType="begin"/>
            </w:r>
            <w:r w:rsidR="004255C0">
              <w:rPr>
                <w:noProof/>
                <w:webHidden/>
              </w:rPr>
              <w:instrText xml:space="preserve"> PAGEREF _Toc528019268 \h </w:instrText>
            </w:r>
            <w:r w:rsidR="004255C0">
              <w:rPr>
                <w:noProof/>
                <w:webHidden/>
              </w:rPr>
            </w:r>
            <w:r w:rsidR="004255C0">
              <w:rPr>
                <w:noProof/>
                <w:webHidden/>
              </w:rPr>
              <w:fldChar w:fldCharType="separate"/>
            </w:r>
            <w:r w:rsidR="00DC273F">
              <w:rPr>
                <w:noProof/>
                <w:webHidden/>
              </w:rPr>
              <w:t>65</w:t>
            </w:r>
            <w:r w:rsidR="004255C0">
              <w:rPr>
                <w:noProof/>
                <w:webHidden/>
              </w:rPr>
              <w:fldChar w:fldCharType="end"/>
            </w:r>
          </w:hyperlink>
        </w:p>
        <w:p w:rsidR="004255C0" w:rsidRDefault="008025B5">
          <w:pPr>
            <w:pStyle w:val="TOC2"/>
            <w:rPr>
              <w:rFonts w:eastAsiaTheme="minorEastAsia"/>
              <w:noProof/>
              <w:lang w:eastAsia="en-NZ"/>
            </w:rPr>
          </w:pPr>
          <w:hyperlink w:anchor="_Toc528019269" w:history="1">
            <w:r w:rsidR="004255C0" w:rsidRPr="00CC0FC2">
              <w:rPr>
                <w:rStyle w:val="Hyperlink"/>
                <w:rFonts w:asciiTheme="majorHAnsi" w:hAnsiTheme="majorHAnsi" w:cstheme="majorHAnsi"/>
                <w:noProof/>
              </w:rPr>
              <w:t>6.1</w:t>
            </w:r>
            <w:r w:rsidR="004255C0">
              <w:rPr>
                <w:rFonts w:eastAsiaTheme="minorEastAsia"/>
                <w:noProof/>
                <w:lang w:eastAsia="en-NZ"/>
              </w:rPr>
              <w:tab/>
            </w:r>
            <w:r w:rsidR="004255C0" w:rsidRPr="00CC0FC2">
              <w:rPr>
                <w:rStyle w:val="Hyperlink"/>
                <w:noProof/>
              </w:rPr>
              <w:t>Results</w:t>
            </w:r>
            <w:r w:rsidR="004255C0">
              <w:rPr>
                <w:noProof/>
                <w:webHidden/>
              </w:rPr>
              <w:tab/>
            </w:r>
            <w:r w:rsidR="004255C0">
              <w:rPr>
                <w:noProof/>
                <w:webHidden/>
              </w:rPr>
              <w:fldChar w:fldCharType="begin"/>
            </w:r>
            <w:r w:rsidR="004255C0">
              <w:rPr>
                <w:noProof/>
                <w:webHidden/>
              </w:rPr>
              <w:instrText xml:space="preserve"> PAGEREF _Toc528019269 \h </w:instrText>
            </w:r>
            <w:r w:rsidR="004255C0">
              <w:rPr>
                <w:noProof/>
                <w:webHidden/>
              </w:rPr>
            </w:r>
            <w:r w:rsidR="004255C0">
              <w:rPr>
                <w:noProof/>
                <w:webHidden/>
              </w:rPr>
              <w:fldChar w:fldCharType="separate"/>
            </w:r>
            <w:r w:rsidR="00DC273F">
              <w:rPr>
                <w:noProof/>
                <w:webHidden/>
              </w:rPr>
              <w:t>65</w:t>
            </w:r>
            <w:r w:rsidR="004255C0">
              <w:rPr>
                <w:noProof/>
                <w:webHidden/>
              </w:rPr>
              <w:fldChar w:fldCharType="end"/>
            </w:r>
          </w:hyperlink>
        </w:p>
        <w:p w:rsidR="004255C0" w:rsidRDefault="008025B5">
          <w:pPr>
            <w:pStyle w:val="TOC2"/>
            <w:rPr>
              <w:rFonts w:eastAsiaTheme="minorEastAsia"/>
              <w:noProof/>
              <w:lang w:eastAsia="en-NZ"/>
            </w:rPr>
          </w:pPr>
          <w:hyperlink w:anchor="_Toc528019270" w:history="1">
            <w:r w:rsidR="004255C0" w:rsidRPr="00CC0FC2">
              <w:rPr>
                <w:rStyle w:val="Hyperlink"/>
                <w:rFonts w:asciiTheme="majorHAnsi" w:hAnsiTheme="majorHAnsi" w:cstheme="majorHAnsi"/>
                <w:noProof/>
              </w:rPr>
              <w:t>6.2</w:t>
            </w:r>
            <w:r w:rsidR="004255C0">
              <w:rPr>
                <w:rFonts w:eastAsiaTheme="minorEastAsia"/>
                <w:noProof/>
                <w:lang w:eastAsia="en-NZ"/>
              </w:rPr>
              <w:tab/>
            </w:r>
            <w:r w:rsidR="004255C0" w:rsidRPr="00CC0FC2">
              <w:rPr>
                <w:rStyle w:val="Hyperlink"/>
                <w:noProof/>
              </w:rPr>
              <w:t>Contribution</w:t>
            </w:r>
            <w:r w:rsidR="004255C0">
              <w:rPr>
                <w:noProof/>
                <w:webHidden/>
              </w:rPr>
              <w:tab/>
            </w:r>
            <w:r w:rsidR="004255C0">
              <w:rPr>
                <w:noProof/>
                <w:webHidden/>
              </w:rPr>
              <w:fldChar w:fldCharType="begin"/>
            </w:r>
            <w:r w:rsidR="004255C0">
              <w:rPr>
                <w:noProof/>
                <w:webHidden/>
              </w:rPr>
              <w:instrText xml:space="preserve"> PAGEREF _Toc528019270 \h </w:instrText>
            </w:r>
            <w:r w:rsidR="004255C0">
              <w:rPr>
                <w:noProof/>
                <w:webHidden/>
              </w:rPr>
            </w:r>
            <w:r w:rsidR="004255C0">
              <w:rPr>
                <w:noProof/>
                <w:webHidden/>
              </w:rPr>
              <w:fldChar w:fldCharType="separate"/>
            </w:r>
            <w:r w:rsidR="00DC273F">
              <w:rPr>
                <w:noProof/>
                <w:webHidden/>
              </w:rPr>
              <w:t>65</w:t>
            </w:r>
            <w:r w:rsidR="004255C0">
              <w:rPr>
                <w:noProof/>
                <w:webHidden/>
              </w:rPr>
              <w:fldChar w:fldCharType="end"/>
            </w:r>
          </w:hyperlink>
        </w:p>
        <w:p w:rsidR="004255C0" w:rsidRDefault="008025B5">
          <w:pPr>
            <w:pStyle w:val="TOC2"/>
            <w:rPr>
              <w:rFonts w:eastAsiaTheme="minorEastAsia"/>
              <w:noProof/>
              <w:lang w:eastAsia="en-NZ"/>
            </w:rPr>
          </w:pPr>
          <w:hyperlink w:anchor="_Toc528019271" w:history="1">
            <w:r w:rsidR="004255C0" w:rsidRPr="00CC0FC2">
              <w:rPr>
                <w:rStyle w:val="Hyperlink"/>
                <w:rFonts w:asciiTheme="majorHAnsi" w:hAnsiTheme="majorHAnsi" w:cstheme="majorHAnsi"/>
                <w:noProof/>
              </w:rPr>
              <w:t>6.3</w:t>
            </w:r>
            <w:r w:rsidR="004255C0">
              <w:rPr>
                <w:rFonts w:eastAsiaTheme="minorEastAsia"/>
                <w:noProof/>
                <w:lang w:eastAsia="en-NZ"/>
              </w:rPr>
              <w:tab/>
            </w:r>
            <w:r w:rsidR="004255C0" w:rsidRPr="00CC0FC2">
              <w:rPr>
                <w:rStyle w:val="Hyperlink"/>
                <w:noProof/>
              </w:rPr>
              <w:t>Future Work</w:t>
            </w:r>
            <w:r w:rsidR="004255C0">
              <w:rPr>
                <w:noProof/>
                <w:webHidden/>
              </w:rPr>
              <w:tab/>
            </w:r>
            <w:r w:rsidR="004255C0">
              <w:rPr>
                <w:noProof/>
                <w:webHidden/>
              </w:rPr>
              <w:fldChar w:fldCharType="begin"/>
            </w:r>
            <w:r w:rsidR="004255C0">
              <w:rPr>
                <w:noProof/>
                <w:webHidden/>
              </w:rPr>
              <w:instrText xml:space="preserve"> PAGEREF _Toc528019271 \h </w:instrText>
            </w:r>
            <w:r w:rsidR="004255C0">
              <w:rPr>
                <w:noProof/>
                <w:webHidden/>
              </w:rPr>
            </w:r>
            <w:r w:rsidR="004255C0">
              <w:rPr>
                <w:noProof/>
                <w:webHidden/>
              </w:rPr>
              <w:fldChar w:fldCharType="separate"/>
            </w:r>
            <w:r w:rsidR="00DC273F">
              <w:rPr>
                <w:noProof/>
                <w:webHidden/>
              </w:rPr>
              <w:t>66</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72" w:history="1">
            <w:r w:rsidR="004255C0" w:rsidRPr="00CC0FC2">
              <w:rPr>
                <w:rStyle w:val="Hyperlink"/>
                <w:noProof/>
              </w:rPr>
              <w:t>References</w:t>
            </w:r>
            <w:r w:rsidR="004255C0">
              <w:rPr>
                <w:noProof/>
                <w:webHidden/>
              </w:rPr>
              <w:tab/>
            </w:r>
            <w:r w:rsidR="004255C0">
              <w:rPr>
                <w:noProof/>
                <w:webHidden/>
              </w:rPr>
              <w:fldChar w:fldCharType="begin"/>
            </w:r>
            <w:r w:rsidR="004255C0">
              <w:rPr>
                <w:noProof/>
                <w:webHidden/>
              </w:rPr>
              <w:instrText xml:space="preserve"> PAGEREF _Toc528019272 \h </w:instrText>
            </w:r>
            <w:r w:rsidR="004255C0">
              <w:rPr>
                <w:noProof/>
                <w:webHidden/>
              </w:rPr>
            </w:r>
            <w:r w:rsidR="004255C0">
              <w:rPr>
                <w:noProof/>
                <w:webHidden/>
              </w:rPr>
              <w:fldChar w:fldCharType="separate"/>
            </w:r>
            <w:r w:rsidR="00DC273F">
              <w:rPr>
                <w:noProof/>
                <w:webHidden/>
              </w:rPr>
              <w:t>68</w:t>
            </w:r>
            <w:r w:rsidR="004255C0">
              <w:rPr>
                <w:noProof/>
                <w:webHidden/>
              </w:rPr>
              <w:fldChar w:fldCharType="end"/>
            </w:r>
          </w:hyperlink>
        </w:p>
        <w:p w:rsidR="004255C0" w:rsidRDefault="008025B5">
          <w:pPr>
            <w:pStyle w:val="TOC1"/>
            <w:rPr>
              <w:rFonts w:eastAsiaTheme="minorEastAsia"/>
              <w:b w:val="0"/>
              <w:noProof/>
              <w:sz w:val="22"/>
              <w:lang w:eastAsia="en-NZ"/>
            </w:rPr>
          </w:pPr>
          <w:hyperlink w:anchor="_Toc528019273" w:history="1">
            <w:r w:rsidR="004255C0" w:rsidRPr="00CC0FC2">
              <w:rPr>
                <w:rStyle w:val="Hyperlink"/>
                <w:noProof/>
              </w:rPr>
              <w:t>Appendices</w:t>
            </w:r>
            <w:r w:rsidR="004255C0">
              <w:rPr>
                <w:noProof/>
                <w:webHidden/>
              </w:rPr>
              <w:tab/>
            </w:r>
            <w:r w:rsidR="004255C0">
              <w:rPr>
                <w:noProof/>
                <w:webHidden/>
              </w:rPr>
              <w:fldChar w:fldCharType="begin"/>
            </w:r>
            <w:r w:rsidR="004255C0">
              <w:rPr>
                <w:noProof/>
                <w:webHidden/>
              </w:rPr>
              <w:instrText xml:space="preserve"> PAGEREF _Toc528019273 \h </w:instrText>
            </w:r>
            <w:r w:rsidR="004255C0">
              <w:rPr>
                <w:noProof/>
                <w:webHidden/>
              </w:rPr>
            </w:r>
            <w:r w:rsidR="004255C0">
              <w:rPr>
                <w:noProof/>
                <w:webHidden/>
              </w:rPr>
              <w:fldChar w:fldCharType="separate"/>
            </w:r>
            <w:r w:rsidR="00DC273F">
              <w:rPr>
                <w:noProof/>
                <w:webHidden/>
              </w:rPr>
              <w:t>69</w:t>
            </w:r>
            <w:r w:rsidR="004255C0">
              <w:rPr>
                <w:noProof/>
                <w:webHidden/>
              </w:rPr>
              <w:fldChar w:fldCharType="end"/>
            </w:r>
          </w:hyperlink>
        </w:p>
        <w:p w:rsidR="004255C0" w:rsidRDefault="008025B5">
          <w:pPr>
            <w:pStyle w:val="TOC2"/>
            <w:rPr>
              <w:rFonts w:eastAsiaTheme="minorEastAsia"/>
              <w:noProof/>
              <w:lang w:eastAsia="en-NZ"/>
            </w:rPr>
          </w:pPr>
          <w:hyperlink w:anchor="_Toc528019274" w:history="1">
            <w:r w:rsidR="004255C0" w:rsidRPr="00CC0FC2">
              <w:rPr>
                <w:rStyle w:val="Hyperlink"/>
                <w:noProof/>
              </w:rPr>
              <w:t>A: Source Code</w:t>
            </w:r>
            <w:r w:rsidR="004255C0">
              <w:rPr>
                <w:noProof/>
                <w:webHidden/>
              </w:rPr>
              <w:tab/>
            </w:r>
            <w:r w:rsidR="004255C0">
              <w:rPr>
                <w:noProof/>
                <w:webHidden/>
              </w:rPr>
              <w:fldChar w:fldCharType="begin"/>
            </w:r>
            <w:r w:rsidR="004255C0">
              <w:rPr>
                <w:noProof/>
                <w:webHidden/>
              </w:rPr>
              <w:instrText xml:space="preserve"> PAGEREF _Toc528019274 \h </w:instrText>
            </w:r>
            <w:r w:rsidR="004255C0">
              <w:rPr>
                <w:noProof/>
                <w:webHidden/>
              </w:rPr>
            </w:r>
            <w:r w:rsidR="004255C0">
              <w:rPr>
                <w:noProof/>
                <w:webHidden/>
              </w:rPr>
              <w:fldChar w:fldCharType="separate"/>
            </w:r>
            <w:r w:rsidR="00DC273F">
              <w:rPr>
                <w:noProof/>
                <w:webHidden/>
              </w:rPr>
              <w:t>69</w:t>
            </w:r>
            <w:r w:rsidR="004255C0">
              <w:rPr>
                <w:noProof/>
                <w:webHidden/>
              </w:rPr>
              <w:fldChar w:fldCharType="end"/>
            </w:r>
          </w:hyperlink>
        </w:p>
        <w:p w:rsidR="0044281F" w:rsidRDefault="0044281F">
          <w:r>
            <w:rPr>
              <w:b/>
              <w:bCs/>
              <w:noProof/>
            </w:rPr>
            <w:fldChar w:fldCharType="end"/>
          </w:r>
        </w:p>
      </w:sdtContent>
    </w:sdt>
    <w:p w:rsidR="00CE151D" w:rsidRDefault="00CE151D" w:rsidP="00071F3D">
      <w:pPr>
        <w:sectPr w:rsidR="00CE151D" w:rsidSect="009D1DC7">
          <w:pgSz w:w="11906" w:h="16838"/>
          <w:pgMar w:top="1440" w:right="1440" w:bottom="1440" w:left="1440" w:header="708" w:footer="708" w:gutter="0"/>
          <w:pgNumType w:fmt="lowerRoman" w:start="1"/>
          <w:cols w:space="708"/>
          <w:docGrid w:linePitch="360"/>
        </w:sectPr>
      </w:pPr>
    </w:p>
    <w:p w:rsidR="00787468" w:rsidRDefault="00787468" w:rsidP="00787468">
      <w:pPr>
        <w:pStyle w:val="Heading1"/>
        <w:numPr>
          <w:ilvl w:val="0"/>
          <w:numId w:val="0"/>
        </w:numPr>
      </w:pPr>
      <w:bookmarkStart w:id="7" w:name="_Toc528019199"/>
      <w:r>
        <w:lastRenderedPageBreak/>
        <w:t>List of Figures</w:t>
      </w:r>
      <w:bookmarkEnd w:id="7"/>
    </w:p>
    <w:p w:rsidR="004255C0" w:rsidRDefault="002977EF">
      <w:pPr>
        <w:pStyle w:val="TableofFigures"/>
        <w:tabs>
          <w:tab w:val="right" w:leader="dot" w:pos="9016"/>
        </w:tabs>
        <w:rPr>
          <w:rFonts w:eastAsiaTheme="minorEastAsia"/>
          <w:noProof/>
          <w:lang w:eastAsia="en-NZ"/>
        </w:rPr>
      </w:pPr>
      <w:r>
        <w:fldChar w:fldCharType="begin"/>
      </w:r>
      <w:r>
        <w:instrText xml:space="preserve"> TOC \h \z \t "Caption-Figure,1" \c "Figure" </w:instrText>
      </w:r>
      <w:r>
        <w:fldChar w:fldCharType="separate"/>
      </w:r>
      <w:hyperlink w:anchor="_Toc528019275" w:history="1">
        <w:r w:rsidR="004255C0" w:rsidRPr="00FE032C">
          <w:rPr>
            <w:rStyle w:val="Hyperlink"/>
            <w:noProof/>
          </w:rPr>
          <w:t>Figure 1 - Basic Hash Function</w:t>
        </w:r>
        <w:r w:rsidR="004255C0">
          <w:rPr>
            <w:noProof/>
            <w:webHidden/>
          </w:rPr>
          <w:tab/>
        </w:r>
        <w:r w:rsidR="004255C0">
          <w:rPr>
            <w:noProof/>
            <w:webHidden/>
          </w:rPr>
          <w:fldChar w:fldCharType="begin"/>
        </w:r>
        <w:r w:rsidR="004255C0">
          <w:rPr>
            <w:noProof/>
            <w:webHidden/>
          </w:rPr>
          <w:instrText xml:space="preserve"> PAGEREF _Toc528019275 \h </w:instrText>
        </w:r>
        <w:r w:rsidR="004255C0">
          <w:rPr>
            <w:noProof/>
            <w:webHidden/>
          </w:rPr>
        </w:r>
        <w:r w:rsidR="004255C0">
          <w:rPr>
            <w:noProof/>
            <w:webHidden/>
          </w:rPr>
          <w:fldChar w:fldCharType="separate"/>
        </w:r>
        <w:r w:rsidR="00DC273F">
          <w:rPr>
            <w:noProof/>
            <w:webHidden/>
          </w:rPr>
          <w:t>7</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76" w:history="1">
        <w:r w:rsidR="004255C0" w:rsidRPr="00FE032C">
          <w:rPr>
            <w:rStyle w:val="Hyperlink"/>
            <w:noProof/>
          </w:rPr>
          <w:t>Figure 2 - Application of Hash Functions: Hash Table</w:t>
        </w:r>
        <w:r w:rsidR="004255C0">
          <w:rPr>
            <w:noProof/>
            <w:webHidden/>
          </w:rPr>
          <w:tab/>
        </w:r>
        <w:r w:rsidR="004255C0">
          <w:rPr>
            <w:noProof/>
            <w:webHidden/>
          </w:rPr>
          <w:fldChar w:fldCharType="begin"/>
        </w:r>
        <w:r w:rsidR="004255C0">
          <w:rPr>
            <w:noProof/>
            <w:webHidden/>
          </w:rPr>
          <w:instrText xml:space="preserve"> PAGEREF _Toc528019276 \h </w:instrText>
        </w:r>
        <w:r w:rsidR="004255C0">
          <w:rPr>
            <w:noProof/>
            <w:webHidden/>
          </w:rPr>
        </w:r>
        <w:r w:rsidR="004255C0">
          <w:rPr>
            <w:noProof/>
            <w:webHidden/>
          </w:rPr>
          <w:fldChar w:fldCharType="separate"/>
        </w:r>
        <w:r w:rsidR="00DC273F">
          <w:rPr>
            <w:noProof/>
            <w:webHidden/>
          </w:rPr>
          <w:t>8</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77" w:history="1">
        <w:r w:rsidR="004255C0" w:rsidRPr="00FE032C">
          <w:rPr>
            <w:rStyle w:val="Hyperlink"/>
            <w:noProof/>
          </w:rPr>
          <w:t>Figure 3 - Hash Function Collision</w:t>
        </w:r>
        <w:r w:rsidR="004255C0">
          <w:rPr>
            <w:noProof/>
            <w:webHidden/>
          </w:rPr>
          <w:tab/>
        </w:r>
        <w:r w:rsidR="004255C0">
          <w:rPr>
            <w:noProof/>
            <w:webHidden/>
          </w:rPr>
          <w:fldChar w:fldCharType="begin"/>
        </w:r>
        <w:r w:rsidR="004255C0">
          <w:rPr>
            <w:noProof/>
            <w:webHidden/>
          </w:rPr>
          <w:instrText xml:space="preserve"> PAGEREF _Toc528019277 \h </w:instrText>
        </w:r>
        <w:r w:rsidR="004255C0">
          <w:rPr>
            <w:noProof/>
            <w:webHidden/>
          </w:rPr>
        </w:r>
        <w:r w:rsidR="004255C0">
          <w:rPr>
            <w:noProof/>
            <w:webHidden/>
          </w:rPr>
          <w:fldChar w:fldCharType="separate"/>
        </w:r>
        <w:r w:rsidR="00DC273F">
          <w:rPr>
            <w:noProof/>
            <w:webHidden/>
          </w:rPr>
          <w:t>8</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78" w:history="1">
        <w:r w:rsidR="004255C0" w:rsidRPr="00FE032C">
          <w:rPr>
            <w:rStyle w:val="Hyperlink"/>
            <w:noProof/>
          </w:rPr>
          <w:t>Figure 4 - Davies-Meyer Compression Function</w:t>
        </w:r>
        <w:r w:rsidR="004255C0">
          <w:rPr>
            <w:noProof/>
            <w:webHidden/>
          </w:rPr>
          <w:tab/>
        </w:r>
        <w:r w:rsidR="004255C0">
          <w:rPr>
            <w:noProof/>
            <w:webHidden/>
          </w:rPr>
          <w:fldChar w:fldCharType="begin"/>
        </w:r>
        <w:r w:rsidR="004255C0">
          <w:rPr>
            <w:noProof/>
            <w:webHidden/>
          </w:rPr>
          <w:instrText xml:space="preserve"> PAGEREF _Toc528019278 \h </w:instrText>
        </w:r>
        <w:r w:rsidR="004255C0">
          <w:rPr>
            <w:noProof/>
            <w:webHidden/>
          </w:rPr>
        </w:r>
        <w:r w:rsidR="004255C0">
          <w:rPr>
            <w:noProof/>
            <w:webHidden/>
          </w:rPr>
          <w:fldChar w:fldCharType="separate"/>
        </w:r>
        <w:r w:rsidR="00DC273F">
          <w:rPr>
            <w:noProof/>
            <w:webHidden/>
          </w:rPr>
          <w:t>12</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79" w:history="1">
        <w:r w:rsidR="004255C0" w:rsidRPr="00FE032C">
          <w:rPr>
            <w:rStyle w:val="Hyperlink"/>
            <w:noProof/>
          </w:rPr>
          <w:t>Figure 5 - Merkle-Dåmgard Construction</w:t>
        </w:r>
        <w:r w:rsidR="004255C0">
          <w:rPr>
            <w:noProof/>
            <w:webHidden/>
          </w:rPr>
          <w:tab/>
        </w:r>
        <w:r w:rsidR="004255C0">
          <w:rPr>
            <w:noProof/>
            <w:webHidden/>
          </w:rPr>
          <w:fldChar w:fldCharType="begin"/>
        </w:r>
        <w:r w:rsidR="004255C0">
          <w:rPr>
            <w:noProof/>
            <w:webHidden/>
          </w:rPr>
          <w:instrText xml:space="preserve"> PAGEREF _Toc528019279 \h </w:instrText>
        </w:r>
        <w:r w:rsidR="004255C0">
          <w:rPr>
            <w:noProof/>
            <w:webHidden/>
          </w:rPr>
        </w:r>
        <w:r w:rsidR="004255C0">
          <w:rPr>
            <w:noProof/>
            <w:webHidden/>
          </w:rPr>
          <w:fldChar w:fldCharType="separate"/>
        </w:r>
        <w:r w:rsidR="00DC273F">
          <w:rPr>
            <w:noProof/>
            <w:webHidden/>
          </w:rPr>
          <w:t>13</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0" w:history="1">
        <w:r w:rsidR="004255C0" w:rsidRPr="00FE032C">
          <w:rPr>
            <w:rStyle w:val="Hyperlink"/>
            <w:noProof/>
          </w:rPr>
          <w:t>Figure 6 - Propagation of Differences</w:t>
        </w:r>
        <w:r w:rsidR="004255C0">
          <w:rPr>
            <w:noProof/>
            <w:webHidden/>
          </w:rPr>
          <w:tab/>
        </w:r>
        <w:r w:rsidR="004255C0">
          <w:rPr>
            <w:noProof/>
            <w:webHidden/>
          </w:rPr>
          <w:fldChar w:fldCharType="begin"/>
        </w:r>
        <w:r w:rsidR="004255C0">
          <w:rPr>
            <w:noProof/>
            <w:webHidden/>
          </w:rPr>
          <w:instrText xml:space="preserve"> PAGEREF _Toc528019280 \h </w:instrText>
        </w:r>
        <w:r w:rsidR="004255C0">
          <w:rPr>
            <w:noProof/>
            <w:webHidden/>
          </w:rPr>
        </w:r>
        <w:r w:rsidR="004255C0">
          <w:rPr>
            <w:noProof/>
            <w:webHidden/>
          </w:rPr>
          <w:fldChar w:fldCharType="separate"/>
        </w:r>
        <w:r w:rsidR="00DC273F">
          <w:rPr>
            <w:noProof/>
            <w:webHidden/>
          </w:rPr>
          <w:t>21</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1" w:history="1">
        <w:r w:rsidR="004255C0" w:rsidRPr="00FE032C">
          <w:rPr>
            <w:rStyle w:val="Hyperlink"/>
            <w:noProof/>
          </w:rPr>
          <w:t>Figure 7 - Diagram of MAW32</w:t>
        </w:r>
        <w:r w:rsidR="004255C0">
          <w:rPr>
            <w:noProof/>
            <w:webHidden/>
          </w:rPr>
          <w:tab/>
        </w:r>
        <w:r w:rsidR="004255C0">
          <w:rPr>
            <w:noProof/>
            <w:webHidden/>
          </w:rPr>
          <w:fldChar w:fldCharType="begin"/>
        </w:r>
        <w:r w:rsidR="004255C0">
          <w:rPr>
            <w:noProof/>
            <w:webHidden/>
          </w:rPr>
          <w:instrText xml:space="preserve"> PAGEREF _Toc528019281 \h </w:instrText>
        </w:r>
        <w:r w:rsidR="004255C0">
          <w:rPr>
            <w:noProof/>
            <w:webHidden/>
          </w:rPr>
        </w:r>
        <w:r w:rsidR="004255C0">
          <w:rPr>
            <w:noProof/>
            <w:webHidden/>
          </w:rPr>
          <w:fldChar w:fldCharType="separate"/>
        </w:r>
        <w:r w:rsidR="00DC273F">
          <w:rPr>
            <w:noProof/>
            <w:webHidden/>
          </w:rPr>
          <w:t>31</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2" w:history="1">
        <w:r w:rsidR="004255C0" w:rsidRPr="00FE032C">
          <w:rPr>
            <w:rStyle w:val="Hyperlink"/>
            <w:noProof/>
          </w:rPr>
          <w:t>Figure 8 - Scatterplot of Random Search Results with Naïve Fitness</w:t>
        </w:r>
        <w:r w:rsidR="004255C0">
          <w:rPr>
            <w:noProof/>
            <w:webHidden/>
          </w:rPr>
          <w:tab/>
        </w:r>
        <w:r w:rsidR="004255C0">
          <w:rPr>
            <w:noProof/>
            <w:webHidden/>
          </w:rPr>
          <w:fldChar w:fldCharType="begin"/>
        </w:r>
        <w:r w:rsidR="004255C0">
          <w:rPr>
            <w:noProof/>
            <w:webHidden/>
          </w:rPr>
          <w:instrText xml:space="preserve"> PAGEREF _Toc528019282 \h </w:instrText>
        </w:r>
        <w:r w:rsidR="004255C0">
          <w:rPr>
            <w:noProof/>
            <w:webHidden/>
          </w:rPr>
        </w:r>
        <w:r w:rsidR="004255C0">
          <w:rPr>
            <w:noProof/>
            <w:webHidden/>
          </w:rPr>
          <w:fldChar w:fldCharType="separate"/>
        </w:r>
        <w:r w:rsidR="00DC273F">
          <w:rPr>
            <w:noProof/>
            <w:webHidden/>
          </w:rPr>
          <w:t>44</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3" w:history="1">
        <w:r w:rsidR="004255C0" w:rsidRPr="00FE032C">
          <w:rPr>
            <w:rStyle w:val="Hyperlink"/>
            <w:noProof/>
          </w:rPr>
          <w:t>Figure 9 - Histogram of Unique Random Search Results with Naïve Fitness</w:t>
        </w:r>
        <w:r w:rsidR="004255C0">
          <w:rPr>
            <w:noProof/>
            <w:webHidden/>
          </w:rPr>
          <w:tab/>
        </w:r>
        <w:r w:rsidR="004255C0">
          <w:rPr>
            <w:noProof/>
            <w:webHidden/>
          </w:rPr>
          <w:fldChar w:fldCharType="begin"/>
        </w:r>
        <w:r w:rsidR="004255C0">
          <w:rPr>
            <w:noProof/>
            <w:webHidden/>
          </w:rPr>
          <w:instrText xml:space="preserve"> PAGEREF _Toc528019283 \h </w:instrText>
        </w:r>
        <w:r w:rsidR="004255C0">
          <w:rPr>
            <w:noProof/>
            <w:webHidden/>
          </w:rPr>
        </w:r>
        <w:r w:rsidR="004255C0">
          <w:rPr>
            <w:noProof/>
            <w:webHidden/>
          </w:rPr>
          <w:fldChar w:fldCharType="separate"/>
        </w:r>
        <w:r w:rsidR="00DC273F">
          <w:rPr>
            <w:noProof/>
            <w:webHidden/>
          </w:rPr>
          <w:t>45</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4" w:history="1">
        <w:r w:rsidR="004255C0" w:rsidRPr="00FE032C">
          <w:rPr>
            <w:rStyle w:val="Hyperlink"/>
            <w:noProof/>
          </w:rPr>
          <w:t>Figure 10 - Scatterplot of Genetic Algorithm Results with Naive Fitness</w:t>
        </w:r>
        <w:r w:rsidR="004255C0">
          <w:rPr>
            <w:noProof/>
            <w:webHidden/>
          </w:rPr>
          <w:tab/>
        </w:r>
        <w:r w:rsidR="004255C0">
          <w:rPr>
            <w:noProof/>
            <w:webHidden/>
          </w:rPr>
          <w:fldChar w:fldCharType="begin"/>
        </w:r>
        <w:r w:rsidR="004255C0">
          <w:rPr>
            <w:noProof/>
            <w:webHidden/>
          </w:rPr>
          <w:instrText xml:space="preserve"> PAGEREF _Toc528019284 \h </w:instrText>
        </w:r>
        <w:r w:rsidR="004255C0">
          <w:rPr>
            <w:noProof/>
            <w:webHidden/>
          </w:rPr>
        </w:r>
        <w:r w:rsidR="004255C0">
          <w:rPr>
            <w:noProof/>
            <w:webHidden/>
          </w:rPr>
          <w:fldChar w:fldCharType="separate"/>
        </w:r>
        <w:r w:rsidR="00DC273F">
          <w:rPr>
            <w:noProof/>
            <w:webHidden/>
          </w:rPr>
          <w:t>46</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5" w:history="1">
        <w:r w:rsidR="004255C0" w:rsidRPr="00FE032C">
          <w:rPr>
            <w:rStyle w:val="Hyperlink"/>
            <w:noProof/>
          </w:rPr>
          <w:t>Figure 11 - Histogram of Unique Genetic Algorithm Results with Naïve Fitness</w:t>
        </w:r>
        <w:r w:rsidR="004255C0">
          <w:rPr>
            <w:noProof/>
            <w:webHidden/>
          </w:rPr>
          <w:tab/>
        </w:r>
        <w:r w:rsidR="004255C0">
          <w:rPr>
            <w:noProof/>
            <w:webHidden/>
          </w:rPr>
          <w:fldChar w:fldCharType="begin"/>
        </w:r>
        <w:r w:rsidR="004255C0">
          <w:rPr>
            <w:noProof/>
            <w:webHidden/>
          </w:rPr>
          <w:instrText xml:space="preserve"> PAGEREF _Toc528019285 \h </w:instrText>
        </w:r>
        <w:r w:rsidR="004255C0">
          <w:rPr>
            <w:noProof/>
            <w:webHidden/>
          </w:rPr>
        </w:r>
        <w:r w:rsidR="004255C0">
          <w:rPr>
            <w:noProof/>
            <w:webHidden/>
          </w:rPr>
          <w:fldChar w:fldCharType="separate"/>
        </w:r>
        <w:r w:rsidR="00DC273F">
          <w:rPr>
            <w:noProof/>
            <w:webHidden/>
          </w:rPr>
          <w:t>47</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6" w:history="1">
        <w:r w:rsidR="004255C0" w:rsidRPr="00FE032C">
          <w:rPr>
            <w:rStyle w:val="Hyperlink"/>
            <w:noProof/>
          </w:rPr>
          <w:t>Figure 12 - Scatterplot of Hybrid Algorithm with Naïve Fitness</w:t>
        </w:r>
        <w:r w:rsidR="004255C0">
          <w:rPr>
            <w:noProof/>
            <w:webHidden/>
          </w:rPr>
          <w:tab/>
        </w:r>
        <w:r w:rsidR="004255C0">
          <w:rPr>
            <w:noProof/>
            <w:webHidden/>
          </w:rPr>
          <w:fldChar w:fldCharType="begin"/>
        </w:r>
        <w:r w:rsidR="004255C0">
          <w:rPr>
            <w:noProof/>
            <w:webHidden/>
          </w:rPr>
          <w:instrText xml:space="preserve"> PAGEREF _Toc528019286 \h </w:instrText>
        </w:r>
        <w:r w:rsidR="004255C0">
          <w:rPr>
            <w:noProof/>
            <w:webHidden/>
          </w:rPr>
        </w:r>
        <w:r w:rsidR="004255C0">
          <w:rPr>
            <w:noProof/>
            <w:webHidden/>
          </w:rPr>
          <w:fldChar w:fldCharType="separate"/>
        </w:r>
        <w:r w:rsidR="00DC273F">
          <w:rPr>
            <w:noProof/>
            <w:webHidden/>
          </w:rPr>
          <w:t>48</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7" w:history="1">
        <w:r w:rsidR="004255C0" w:rsidRPr="00FE032C">
          <w:rPr>
            <w:rStyle w:val="Hyperlink"/>
            <w:noProof/>
          </w:rPr>
          <w:t>Figure 13 - Histogram of Unique Hybrid Algorithm Results with Naïve Fitness</w:t>
        </w:r>
        <w:r w:rsidR="004255C0">
          <w:rPr>
            <w:noProof/>
            <w:webHidden/>
          </w:rPr>
          <w:tab/>
        </w:r>
        <w:r w:rsidR="004255C0">
          <w:rPr>
            <w:noProof/>
            <w:webHidden/>
          </w:rPr>
          <w:fldChar w:fldCharType="begin"/>
        </w:r>
        <w:r w:rsidR="004255C0">
          <w:rPr>
            <w:noProof/>
            <w:webHidden/>
          </w:rPr>
          <w:instrText xml:space="preserve"> PAGEREF _Toc528019287 \h </w:instrText>
        </w:r>
        <w:r w:rsidR="004255C0">
          <w:rPr>
            <w:noProof/>
            <w:webHidden/>
          </w:rPr>
        </w:r>
        <w:r w:rsidR="004255C0">
          <w:rPr>
            <w:noProof/>
            <w:webHidden/>
          </w:rPr>
          <w:fldChar w:fldCharType="separate"/>
        </w:r>
        <w:r w:rsidR="00DC273F">
          <w:rPr>
            <w:noProof/>
            <w:webHidden/>
          </w:rPr>
          <w:t>49</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8" w:history="1">
        <w:r w:rsidR="004255C0" w:rsidRPr="00FE032C">
          <w:rPr>
            <w:rStyle w:val="Hyperlink"/>
            <w:noProof/>
          </w:rPr>
          <w:t>Figure 14 - Scatterplot of Random Search Results with Probabilistic Fitness</w:t>
        </w:r>
        <w:r w:rsidR="004255C0">
          <w:rPr>
            <w:noProof/>
            <w:webHidden/>
          </w:rPr>
          <w:tab/>
        </w:r>
        <w:r w:rsidR="004255C0">
          <w:rPr>
            <w:noProof/>
            <w:webHidden/>
          </w:rPr>
          <w:fldChar w:fldCharType="begin"/>
        </w:r>
        <w:r w:rsidR="004255C0">
          <w:rPr>
            <w:noProof/>
            <w:webHidden/>
          </w:rPr>
          <w:instrText xml:space="preserve"> PAGEREF _Toc528019288 \h </w:instrText>
        </w:r>
        <w:r w:rsidR="004255C0">
          <w:rPr>
            <w:noProof/>
            <w:webHidden/>
          </w:rPr>
        </w:r>
        <w:r w:rsidR="004255C0">
          <w:rPr>
            <w:noProof/>
            <w:webHidden/>
          </w:rPr>
          <w:fldChar w:fldCharType="separate"/>
        </w:r>
        <w:r w:rsidR="00DC273F">
          <w:rPr>
            <w:noProof/>
            <w:webHidden/>
          </w:rPr>
          <w:t>52</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89" w:history="1">
        <w:r w:rsidR="004255C0" w:rsidRPr="00FE032C">
          <w:rPr>
            <w:rStyle w:val="Hyperlink"/>
            <w:noProof/>
          </w:rPr>
          <w:t>Figure 15 - Histogram of Unique Random Search Results with Probabilistic Fitness</w:t>
        </w:r>
        <w:r w:rsidR="004255C0">
          <w:rPr>
            <w:noProof/>
            <w:webHidden/>
          </w:rPr>
          <w:tab/>
        </w:r>
        <w:r w:rsidR="004255C0">
          <w:rPr>
            <w:noProof/>
            <w:webHidden/>
          </w:rPr>
          <w:fldChar w:fldCharType="begin"/>
        </w:r>
        <w:r w:rsidR="004255C0">
          <w:rPr>
            <w:noProof/>
            <w:webHidden/>
          </w:rPr>
          <w:instrText xml:space="preserve"> PAGEREF _Toc528019289 \h </w:instrText>
        </w:r>
        <w:r w:rsidR="004255C0">
          <w:rPr>
            <w:noProof/>
            <w:webHidden/>
          </w:rPr>
        </w:r>
        <w:r w:rsidR="004255C0">
          <w:rPr>
            <w:noProof/>
            <w:webHidden/>
          </w:rPr>
          <w:fldChar w:fldCharType="separate"/>
        </w:r>
        <w:r w:rsidR="00DC273F">
          <w:rPr>
            <w:noProof/>
            <w:webHidden/>
          </w:rPr>
          <w:t>53</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0" w:history="1">
        <w:r w:rsidR="004255C0" w:rsidRPr="00FE032C">
          <w:rPr>
            <w:rStyle w:val="Hyperlink"/>
            <w:noProof/>
          </w:rPr>
          <w:t>Figure 16 - Scatterplot of Genetic Algorithm Results with Probabilistic Fitness</w:t>
        </w:r>
        <w:r w:rsidR="004255C0">
          <w:rPr>
            <w:noProof/>
            <w:webHidden/>
          </w:rPr>
          <w:tab/>
        </w:r>
        <w:r w:rsidR="004255C0">
          <w:rPr>
            <w:noProof/>
            <w:webHidden/>
          </w:rPr>
          <w:fldChar w:fldCharType="begin"/>
        </w:r>
        <w:r w:rsidR="004255C0">
          <w:rPr>
            <w:noProof/>
            <w:webHidden/>
          </w:rPr>
          <w:instrText xml:space="preserve"> PAGEREF _Toc528019290 \h </w:instrText>
        </w:r>
        <w:r w:rsidR="004255C0">
          <w:rPr>
            <w:noProof/>
            <w:webHidden/>
          </w:rPr>
        </w:r>
        <w:r w:rsidR="004255C0">
          <w:rPr>
            <w:noProof/>
            <w:webHidden/>
          </w:rPr>
          <w:fldChar w:fldCharType="separate"/>
        </w:r>
        <w:r w:rsidR="00DC273F">
          <w:rPr>
            <w:noProof/>
            <w:webHidden/>
          </w:rPr>
          <w:t>54</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1" w:history="1">
        <w:r w:rsidR="004255C0" w:rsidRPr="00FE032C">
          <w:rPr>
            <w:rStyle w:val="Hyperlink"/>
            <w:noProof/>
          </w:rPr>
          <w:t>Figure 17 - Histogram of Unique Genetic Algorithm Results with Probabilistic Fitness</w:t>
        </w:r>
        <w:r w:rsidR="004255C0">
          <w:rPr>
            <w:noProof/>
            <w:webHidden/>
          </w:rPr>
          <w:tab/>
        </w:r>
        <w:r w:rsidR="004255C0">
          <w:rPr>
            <w:noProof/>
            <w:webHidden/>
          </w:rPr>
          <w:fldChar w:fldCharType="begin"/>
        </w:r>
        <w:r w:rsidR="004255C0">
          <w:rPr>
            <w:noProof/>
            <w:webHidden/>
          </w:rPr>
          <w:instrText xml:space="preserve"> PAGEREF _Toc528019291 \h </w:instrText>
        </w:r>
        <w:r w:rsidR="004255C0">
          <w:rPr>
            <w:noProof/>
            <w:webHidden/>
          </w:rPr>
        </w:r>
        <w:r w:rsidR="004255C0">
          <w:rPr>
            <w:noProof/>
            <w:webHidden/>
          </w:rPr>
          <w:fldChar w:fldCharType="separate"/>
        </w:r>
        <w:r w:rsidR="00DC273F">
          <w:rPr>
            <w:noProof/>
            <w:webHidden/>
          </w:rPr>
          <w:t>55</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2" w:history="1">
        <w:r w:rsidR="004255C0" w:rsidRPr="00FE032C">
          <w:rPr>
            <w:rStyle w:val="Hyperlink"/>
            <w:noProof/>
          </w:rPr>
          <w:t>Figure 18 - Scatterplot of Hybrid Algorithm Results with Probabilistic Fitness</w:t>
        </w:r>
        <w:r w:rsidR="004255C0">
          <w:rPr>
            <w:noProof/>
            <w:webHidden/>
          </w:rPr>
          <w:tab/>
        </w:r>
        <w:r w:rsidR="004255C0">
          <w:rPr>
            <w:noProof/>
            <w:webHidden/>
          </w:rPr>
          <w:fldChar w:fldCharType="begin"/>
        </w:r>
        <w:r w:rsidR="004255C0">
          <w:rPr>
            <w:noProof/>
            <w:webHidden/>
          </w:rPr>
          <w:instrText xml:space="preserve"> PAGEREF _Toc528019292 \h </w:instrText>
        </w:r>
        <w:r w:rsidR="004255C0">
          <w:rPr>
            <w:noProof/>
            <w:webHidden/>
          </w:rPr>
        </w:r>
        <w:r w:rsidR="004255C0">
          <w:rPr>
            <w:noProof/>
            <w:webHidden/>
          </w:rPr>
          <w:fldChar w:fldCharType="separate"/>
        </w:r>
        <w:r w:rsidR="00DC273F">
          <w:rPr>
            <w:noProof/>
            <w:webHidden/>
          </w:rPr>
          <w:t>56</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3" w:history="1">
        <w:r w:rsidR="004255C0" w:rsidRPr="00FE032C">
          <w:rPr>
            <w:rStyle w:val="Hyperlink"/>
            <w:noProof/>
          </w:rPr>
          <w:t>Figure 19 - Histogram of Hybrid Algorithm Results with Probabilistic Fitness</w:t>
        </w:r>
        <w:r w:rsidR="004255C0">
          <w:rPr>
            <w:noProof/>
            <w:webHidden/>
          </w:rPr>
          <w:tab/>
        </w:r>
        <w:r w:rsidR="004255C0">
          <w:rPr>
            <w:noProof/>
            <w:webHidden/>
          </w:rPr>
          <w:fldChar w:fldCharType="begin"/>
        </w:r>
        <w:r w:rsidR="004255C0">
          <w:rPr>
            <w:noProof/>
            <w:webHidden/>
          </w:rPr>
          <w:instrText xml:space="preserve"> PAGEREF _Toc528019293 \h </w:instrText>
        </w:r>
        <w:r w:rsidR="004255C0">
          <w:rPr>
            <w:noProof/>
            <w:webHidden/>
          </w:rPr>
        </w:r>
        <w:r w:rsidR="004255C0">
          <w:rPr>
            <w:noProof/>
            <w:webHidden/>
          </w:rPr>
          <w:fldChar w:fldCharType="separate"/>
        </w:r>
        <w:r w:rsidR="00DC273F">
          <w:rPr>
            <w:noProof/>
            <w:webHidden/>
          </w:rPr>
          <w:t>57</w:t>
        </w:r>
        <w:r w:rsidR="004255C0">
          <w:rPr>
            <w:noProof/>
            <w:webHidden/>
          </w:rPr>
          <w:fldChar w:fldCharType="end"/>
        </w:r>
      </w:hyperlink>
    </w:p>
    <w:p w:rsidR="00787468" w:rsidRDefault="002977EF" w:rsidP="00071F3D">
      <w:r>
        <w:fldChar w:fldCharType="end"/>
      </w:r>
    </w:p>
    <w:p w:rsidR="00787468" w:rsidRDefault="00787468" w:rsidP="00787468">
      <w:pPr>
        <w:pStyle w:val="Heading1"/>
        <w:numPr>
          <w:ilvl w:val="0"/>
          <w:numId w:val="0"/>
        </w:numPr>
      </w:pPr>
      <w:bookmarkStart w:id="8" w:name="_Toc528019200"/>
      <w:r>
        <w:lastRenderedPageBreak/>
        <w:t>List of Tables</w:t>
      </w:r>
      <w:bookmarkEnd w:id="8"/>
    </w:p>
    <w:p w:rsidR="004255C0" w:rsidRDefault="002977EF">
      <w:pPr>
        <w:pStyle w:val="TableofFigures"/>
        <w:tabs>
          <w:tab w:val="right" w:leader="dot" w:pos="9016"/>
        </w:tabs>
        <w:rPr>
          <w:rFonts w:eastAsiaTheme="minorEastAsia"/>
          <w:noProof/>
          <w:lang w:eastAsia="en-NZ"/>
        </w:rPr>
      </w:pPr>
      <w:r>
        <w:fldChar w:fldCharType="begin"/>
      </w:r>
      <w:r>
        <w:instrText xml:space="preserve"> TOC \h \z \c "Table" </w:instrText>
      </w:r>
      <w:r>
        <w:fldChar w:fldCharType="separate"/>
      </w:r>
      <w:hyperlink w:anchor="_Toc528019294" w:history="1">
        <w:r w:rsidR="004255C0" w:rsidRPr="004251B6">
          <w:rPr>
            <w:rStyle w:val="Hyperlink"/>
            <w:noProof/>
          </w:rPr>
          <w:t>Table 1 - Birthday Paradox</w:t>
        </w:r>
        <w:r w:rsidR="004255C0">
          <w:rPr>
            <w:noProof/>
            <w:webHidden/>
          </w:rPr>
          <w:tab/>
        </w:r>
        <w:r w:rsidR="004255C0">
          <w:rPr>
            <w:noProof/>
            <w:webHidden/>
          </w:rPr>
          <w:fldChar w:fldCharType="begin"/>
        </w:r>
        <w:r w:rsidR="004255C0">
          <w:rPr>
            <w:noProof/>
            <w:webHidden/>
          </w:rPr>
          <w:instrText xml:space="preserve"> PAGEREF _Toc528019294 \h </w:instrText>
        </w:r>
        <w:r w:rsidR="004255C0">
          <w:rPr>
            <w:noProof/>
            <w:webHidden/>
          </w:rPr>
        </w:r>
        <w:r w:rsidR="004255C0">
          <w:rPr>
            <w:noProof/>
            <w:webHidden/>
          </w:rPr>
          <w:fldChar w:fldCharType="separate"/>
        </w:r>
        <w:r w:rsidR="00DC273F">
          <w:rPr>
            <w:noProof/>
            <w:webHidden/>
          </w:rPr>
          <w:t>11</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5" w:history="1">
        <w:r w:rsidR="004255C0" w:rsidRPr="004251B6">
          <w:rPr>
            <w:rStyle w:val="Hyperlink"/>
            <w:noProof/>
          </w:rPr>
          <w:t>Table 2 - SHA-256 Initial Value</w:t>
        </w:r>
        <w:r w:rsidR="004255C0">
          <w:rPr>
            <w:noProof/>
            <w:webHidden/>
          </w:rPr>
          <w:tab/>
        </w:r>
        <w:r w:rsidR="004255C0">
          <w:rPr>
            <w:noProof/>
            <w:webHidden/>
          </w:rPr>
          <w:fldChar w:fldCharType="begin"/>
        </w:r>
        <w:r w:rsidR="004255C0">
          <w:rPr>
            <w:noProof/>
            <w:webHidden/>
          </w:rPr>
          <w:instrText xml:space="preserve"> PAGEREF _Toc528019295 \h </w:instrText>
        </w:r>
        <w:r w:rsidR="004255C0">
          <w:rPr>
            <w:noProof/>
            <w:webHidden/>
          </w:rPr>
        </w:r>
        <w:r w:rsidR="004255C0">
          <w:rPr>
            <w:noProof/>
            <w:webHidden/>
          </w:rPr>
          <w:fldChar w:fldCharType="separate"/>
        </w:r>
        <w:r w:rsidR="00DC273F">
          <w:rPr>
            <w:noProof/>
            <w:webHidden/>
          </w:rPr>
          <w:t>14</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6" w:history="1">
        <w:r w:rsidR="004255C0" w:rsidRPr="004251B6">
          <w:rPr>
            <w:rStyle w:val="Hyperlink"/>
            <w:noProof/>
          </w:rPr>
          <w:t>Table 3 - SHA-256 Round Constants</w:t>
        </w:r>
        <w:r w:rsidR="004255C0">
          <w:rPr>
            <w:noProof/>
            <w:webHidden/>
          </w:rPr>
          <w:tab/>
        </w:r>
        <w:r w:rsidR="004255C0">
          <w:rPr>
            <w:noProof/>
            <w:webHidden/>
          </w:rPr>
          <w:fldChar w:fldCharType="begin"/>
        </w:r>
        <w:r w:rsidR="004255C0">
          <w:rPr>
            <w:noProof/>
            <w:webHidden/>
          </w:rPr>
          <w:instrText xml:space="preserve"> PAGEREF _Toc528019296 \h </w:instrText>
        </w:r>
        <w:r w:rsidR="004255C0">
          <w:rPr>
            <w:noProof/>
            <w:webHidden/>
          </w:rPr>
        </w:r>
        <w:r w:rsidR="004255C0">
          <w:rPr>
            <w:noProof/>
            <w:webHidden/>
          </w:rPr>
          <w:fldChar w:fldCharType="separate"/>
        </w:r>
        <w:r w:rsidR="00DC273F">
          <w:rPr>
            <w:noProof/>
            <w:webHidden/>
          </w:rPr>
          <w:t>15</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7" w:history="1">
        <w:r w:rsidR="004255C0" w:rsidRPr="004251B6">
          <w:rPr>
            <w:rStyle w:val="Hyperlink"/>
            <w:noProof/>
          </w:rPr>
          <w:t>Table 4 - Generalized Conditions on a Pair of Bits</w:t>
        </w:r>
        <w:r w:rsidR="004255C0">
          <w:rPr>
            <w:noProof/>
            <w:webHidden/>
          </w:rPr>
          <w:tab/>
        </w:r>
        <w:r w:rsidR="004255C0">
          <w:rPr>
            <w:noProof/>
            <w:webHidden/>
          </w:rPr>
          <w:fldChar w:fldCharType="begin"/>
        </w:r>
        <w:r w:rsidR="004255C0">
          <w:rPr>
            <w:noProof/>
            <w:webHidden/>
          </w:rPr>
          <w:instrText xml:space="preserve"> PAGEREF _Toc528019297 \h </w:instrText>
        </w:r>
        <w:r w:rsidR="004255C0">
          <w:rPr>
            <w:noProof/>
            <w:webHidden/>
          </w:rPr>
        </w:r>
        <w:r w:rsidR="004255C0">
          <w:rPr>
            <w:noProof/>
            <w:webHidden/>
          </w:rPr>
          <w:fldChar w:fldCharType="separate"/>
        </w:r>
        <w:r w:rsidR="00DC273F">
          <w:rPr>
            <w:noProof/>
            <w:webHidden/>
          </w:rPr>
          <w:t>20</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8" w:history="1">
        <w:r w:rsidR="004255C0" w:rsidRPr="004251B6">
          <w:rPr>
            <w:rStyle w:val="Hyperlink"/>
            <w:noProof/>
          </w:rPr>
          <w:t>Table 5 - MD5 Collision by Wang et al.</w:t>
        </w:r>
        <w:r w:rsidR="004255C0">
          <w:rPr>
            <w:noProof/>
            <w:webHidden/>
          </w:rPr>
          <w:tab/>
        </w:r>
        <w:r w:rsidR="004255C0">
          <w:rPr>
            <w:noProof/>
            <w:webHidden/>
          </w:rPr>
          <w:fldChar w:fldCharType="begin"/>
        </w:r>
        <w:r w:rsidR="004255C0">
          <w:rPr>
            <w:noProof/>
            <w:webHidden/>
          </w:rPr>
          <w:instrText xml:space="preserve"> PAGEREF _Toc528019298 \h </w:instrText>
        </w:r>
        <w:r w:rsidR="004255C0">
          <w:rPr>
            <w:noProof/>
            <w:webHidden/>
          </w:rPr>
        </w:r>
        <w:r w:rsidR="004255C0">
          <w:rPr>
            <w:noProof/>
            <w:webHidden/>
          </w:rPr>
          <w:fldChar w:fldCharType="separate"/>
        </w:r>
        <w:r w:rsidR="00DC273F">
          <w:rPr>
            <w:noProof/>
            <w:webHidden/>
          </w:rPr>
          <w:t>23</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299" w:history="1">
        <w:r w:rsidR="004255C0" w:rsidRPr="004251B6">
          <w:rPr>
            <w:rStyle w:val="Hyperlink"/>
            <w:noProof/>
          </w:rPr>
          <w:t>Table 6 - Round Constants for MAW32</w:t>
        </w:r>
        <w:r w:rsidR="004255C0">
          <w:rPr>
            <w:noProof/>
            <w:webHidden/>
          </w:rPr>
          <w:tab/>
        </w:r>
        <w:r w:rsidR="004255C0">
          <w:rPr>
            <w:noProof/>
            <w:webHidden/>
          </w:rPr>
          <w:fldChar w:fldCharType="begin"/>
        </w:r>
        <w:r w:rsidR="004255C0">
          <w:rPr>
            <w:noProof/>
            <w:webHidden/>
          </w:rPr>
          <w:instrText xml:space="preserve"> PAGEREF _Toc528019299 \h </w:instrText>
        </w:r>
        <w:r w:rsidR="004255C0">
          <w:rPr>
            <w:noProof/>
            <w:webHidden/>
          </w:rPr>
        </w:r>
        <w:r w:rsidR="004255C0">
          <w:rPr>
            <w:noProof/>
            <w:webHidden/>
          </w:rPr>
          <w:fldChar w:fldCharType="separate"/>
        </w:r>
        <w:r w:rsidR="00DC273F">
          <w:rPr>
            <w:noProof/>
            <w:webHidden/>
          </w:rPr>
          <w:t>29</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300" w:history="1">
        <w:r w:rsidR="004255C0" w:rsidRPr="004251B6">
          <w:rPr>
            <w:rStyle w:val="Hyperlink"/>
            <w:noProof/>
          </w:rPr>
          <w:t>Table 7 - Statistical Summary for Naive Fitness Function</w:t>
        </w:r>
        <w:r w:rsidR="004255C0">
          <w:rPr>
            <w:noProof/>
            <w:webHidden/>
          </w:rPr>
          <w:tab/>
        </w:r>
        <w:r w:rsidR="004255C0">
          <w:rPr>
            <w:noProof/>
            <w:webHidden/>
          </w:rPr>
          <w:fldChar w:fldCharType="begin"/>
        </w:r>
        <w:r w:rsidR="004255C0">
          <w:rPr>
            <w:noProof/>
            <w:webHidden/>
          </w:rPr>
          <w:instrText xml:space="preserve"> PAGEREF _Toc528019300 \h </w:instrText>
        </w:r>
        <w:r w:rsidR="004255C0">
          <w:rPr>
            <w:noProof/>
            <w:webHidden/>
          </w:rPr>
        </w:r>
        <w:r w:rsidR="004255C0">
          <w:rPr>
            <w:noProof/>
            <w:webHidden/>
          </w:rPr>
          <w:fldChar w:fldCharType="separate"/>
        </w:r>
        <w:r w:rsidR="00DC273F">
          <w:rPr>
            <w:noProof/>
            <w:webHidden/>
          </w:rPr>
          <w:t>42</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301" w:history="1">
        <w:r w:rsidR="004255C0" w:rsidRPr="004251B6">
          <w:rPr>
            <w:rStyle w:val="Hyperlink"/>
            <w:noProof/>
          </w:rPr>
          <w:t>Table 8 - Statistical Summary for True Fitness of Naive Fitness Function</w:t>
        </w:r>
        <w:r w:rsidR="004255C0">
          <w:rPr>
            <w:noProof/>
            <w:webHidden/>
          </w:rPr>
          <w:tab/>
        </w:r>
        <w:r w:rsidR="004255C0">
          <w:rPr>
            <w:noProof/>
            <w:webHidden/>
          </w:rPr>
          <w:fldChar w:fldCharType="begin"/>
        </w:r>
        <w:r w:rsidR="004255C0">
          <w:rPr>
            <w:noProof/>
            <w:webHidden/>
          </w:rPr>
          <w:instrText xml:space="preserve"> PAGEREF _Toc528019301 \h </w:instrText>
        </w:r>
        <w:r w:rsidR="004255C0">
          <w:rPr>
            <w:noProof/>
            <w:webHidden/>
          </w:rPr>
        </w:r>
        <w:r w:rsidR="004255C0">
          <w:rPr>
            <w:noProof/>
            <w:webHidden/>
          </w:rPr>
          <w:fldChar w:fldCharType="separate"/>
        </w:r>
        <w:r w:rsidR="00DC273F">
          <w:rPr>
            <w:noProof/>
            <w:webHidden/>
          </w:rPr>
          <w:t>42</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302" w:history="1">
        <w:r w:rsidR="004255C0" w:rsidRPr="004251B6">
          <w:rPr>
            <w:rStyle w:val="Hyperlink"/>
            <w:noProof/>
          </w:rPr>
          <w:t>Table 9 - Statistical Summary for Probabilistic Fitness Function</w:t>
        </w:r>
        <w:r w:rsidR="004255C0">
          <w:rPr>
            <w:noProof/>
            <w:webHidden/>
          </w:rPr>
          <w:tab/>
        </w:r>
        <w:r w:rsidR="004255C0">
          <w:rPr>
            <w:noProof/>
            <w:webHidden/>
          </w:rPr>
          <w:fldChar w:fldCharType="begin"/>
        </w:r>
        <w:r w:rsidR="004255C0">
          <w:rPr>
            <w:noProof/>
            <w:webHidden/>
          </w:rPr>
          <w:instrText xml:space="preserve"> PAGEREF _Toc528019302 \h </w:instrText>
        </w:r>
        <w:r w:rsidR="004255C0">
          <w:rPr>
            <w:noProof/>
            <w:webHidden/>
          </w:rPr>
        </w:r>
        <w:r w:rsidR="004255C0">
          <w:rPr>
            <w:noProof/>
            <w:webHidden/>
          </w:rPr>
          <w:fldChar w:fldCharType="separate"/>
        </w:r>
        <w:r w:rsidR="00DC273F">
          <w:rPr>
            <w:noProof/>
            <w:webHidden/>
          </w:rPr>
          <w:t>50</w:t>
        </w:r>
        <w:r w:rsidR="004255C0">
          <w:rPr>
            <w:noProof/>
            <w:webHidden/>
          </w:rPr>
          <w:fldChar w:fldCharType="end"/>
        </w:r>
      </w:hyperlink>
    </w:p>
    <w:p w:rsidR="004255C0" w:rsidRDefault="008025B5">
      <w:pPr>
        <w:pStyle w:val="TableofFigures"/>
        <w:tabs>
          <w:tab w:val="right" w:leader="dot" w:pos="9016"/>
        </w:tabs>
        <w:rPr>
          <w:rFonts w:eastAsiaTheme="minorEastAsia"/>
          <w:noProof/>
          <w:lang w:eastAsia="en-NZ"/>
        </w:rPr>
      </w:pPr>
      <w:hyperlink w:anchor="_Toc528019303" w:history="1">
        <w:r w:rsidR="004255C0" w:rsidRPr="004251B6">
          <w:rPr>
            <w:rStyle w:val="Hyperlink"/>
            <w:noProof/>
          </w:rPr>
          <w:t>Table 10 - Statistical Summary for True Fitness of Probabilistic Fitness Function</w:t>
        </w:r>
        <w:r w:rsidR="004255C0">
          <w:rPr>
            <w:noProof/>
            <w:webHidden/>
          </w:rPr>
          <w:tab/>
        </w:r>
        <w:r w:rsidR="004255C0">
          <w:rPr>
            <w:noProof/>
            <w:webHidden/>
          </w:rPr>
          <w:fldChar w:fldCharType="begin"/>
        </w:r>
        <w:r w:rsidR="004255C0">
          <w:rPr>
            <w:noProof/>
            <w:webHidden/>
          </w:rPr>
          <w:instrText xml:space="preserve"> PAGEREF _Toc528019303 \h </w:instrText>
        </w:r>
        <w:r w:rsidR="004255C0">
          <w:rPr>
            <w:noProof/>
            <w:webHidden/>
          </w:rPr>
        </w:r>
        <w:r w:rsidR="004255C0">
          <w:rPr>
            <w:noProof/>
            <w:webHidden/>
          </w:rPr>
          <w:fldChar w:fldCharType="separate"/>
        </w:r>
        <w:r w:rsidR="00DC273F">
          <w:rPr>
            <w:noProof/>
            <w:webHidden/>
          </w:rPr>
          <w:t>50</w:t>
        </w:r>
        <w:r w:rsidR="004255C0">
          <w:rPr>
            <w:noProof/>
            <w:webHidden/>
          </w:rPr>
          <w:fldChar w:fldCharType="end"/>
        </w:r>
      </w:hyperlink>
    </w:p>
    <w:p w:rsidR="009D1DC7" w:rsidRDefault="002977EF" w:rsidP="00071F3D">
      <w:pPr>
        <w:sectPr w:rsidR="009D1DC7" w:rsidSect="009D1DC7">
          <w:pgSz w:w="11906" w:h="16838"/>
          <w:pgMar w:top="1440" w:right="1440" w:bottom="1440" w:left="1440" w:header="708" w:footer="708" w:gutter="0"/>
          <w:pgNumType w:fmt="lowerRoman" w:start="1"/>
          <w:cols w:space="708"/>
          <w:docGrid w:linePitch="360"/>
        </w:sectPr>
      </w:pPr>
      <w:r>
        <w:fldChar w:fldCharType="end"/>
      </w:r>
    </w:p>
    <w:p w:rsidR="00A3738A" w:rsidRDefault="00A3738A" w:rsidP="00A3738A">
      <w:pPr>
        <w:pStyle w:val="Heading1"/>
      </w:pPr>
      <w:bookmarkStart w:id="9" w:name="_Toc528019201"/>
      <w:r>
        <w:lastRenderedPageBreak/>
        <w:t>Introduction</w:t>
      </w:r>
      <w:bookmarkEnd w:id="9"/>
    </w:p>
    <w:p w:rsidR="00A3738A" w:rsidRDefault="000E70BD" w:rsidP="00A3738A">
      <w:pPr>
        <w:pStyle w:val="Heading2"/>
      </w:pPr>
      <w:bookmarkStart w:id="10" w:name="_Toc528019202"/>
      <w:r>
        <w:t>Motivation</w:t>
      </w:r>
      <w:bookmarkEnd w:id="10"/>
    </w:p>
    <w:p w:rsidR="00A16320" w:rsidRDefault="00A16320" w:rsidP="00A3738A">
      <w:pPr>
        <w:pStyle w:val="paragraph"/>
        <w:ind w:firstLine="567"/>
      </w:pPr>
      <w:r>
        <w:t>Cryptographic hash functions are a class of mathematical functions which can be used to assign an arbitrary input an almost</w:t>
      </w:r>
      <w:r w:rsidR="000A384E">
        <w:noBreakHyphen/>
      </w:r>
      <w:r>
        <w:t xml:space="preserve">unique number. </w:t>
      </w:r>
      <w:r w:rsidR="008F6238">
        <w:t xml:space="preserve">Because of this near-uniqueness property, </w:t>
      </w:r>
      <w:r w:rsidR="007F26A6">
        <w:t xml:space="preserve">cryptographic hash functions enjoy many </w:t>
      </w:r>
      <w:r w:rsidR="00845775">
        <w:t xml:space="preserve">security-centric </w:t>
      </w:r>
      <w:r w:rsidR="007F26A6">
        <w:t>applications such as verifying the integrity of data, proof of work systems, and verifying digital identities. Many of these applications depend on the non</w:t>
      </w:r>
      <w:r w:rsidR="000A384E">
        <w:noBreakHyphen/>
      </w:r>
      <w:r w:rsidR="007F26A6">
        <w:t>existence of collisions, pairs of inputs which are assigned the same number by the</w:t>
      </w:r>
      <w:r w:rsidR="00D52C7F">
        <w:t xml:space="preserve"> hash</w:t>
      </w:r>
      <w:r w:rsidR="007F26A6">
        <w:t xml:space="preserve"> function. </w:t>
      </w:r>
      <w:r w:rsidR="004540C3">
        <w:t>The existence of s</w:t>
      </w:r>
      <w:r w:rsidR="007F26A6">
        <w:t xml:space="preserve">uch a pair would allow malicious actors to </w:t>
      </w:r>
      <w:r w:rsidR="004518B1">
        <w:t>potentially subvert entire systems, by replacing valid data with malicious data</w:t>
      </w:r>
      <w:r w:rsidR="004540C3">
        <w:t>, both sharing the same hash value</w:t>
      </w:r>
      <w:r w:rsidR="004518B1">
        <w:t>. To this extent, it is the job of cryptanalysts to attempt to find such pairs, so that insecure cryptographic hash functions can be deprecated and replaced with more secure algorithms</w:t>
      </w:r>
      <w:r w:rsidR="007F26A6">
        <w:t xml:space="preserve">.  </w:t>
      </w:r>
    </w:p>
    <w:p w:rsidR="00D565CD" w:rsidRDefault="007B1FE3" w:rsidP="00A3738A">
      <w:pPr>
        <w:pStyle w:val="paragraph"/>
        <w:ind w:firstLine="567"/>
      </w:pPr>
      <w:r>
        <w:t>The first commonly used hash function was MD4, originally designed by Ronald Rivest in 199</w:t>
      </w:r>
      <w:r w:rsidR="00922776">
        <w:t>0</w:t>
      </w:r>
      <w:r w:rsidR="00507624">
        <w:t>, and made available as RFC1186</w:t>
      </w:r>
      <w:r w:rsidR="00DE56BF">
        <w:fldChar w:fldCharType="begin"/>
      </w:r>
      <w:r w:rsidR="00DE56BF">
        <w:instrText xml:space="preserve"> ADDIN EN.CITE &lt;EndNote&gt;&lt;Cite&gt;&lt;Author&gt;Rivest&lt;/Author&gt;&lt;Year&gt;1990&lt;/Year&gt;&lt;RecNum&gt;33&lt;/RecNum&gt;&lt;DisplayText&gt;[1]&lt;/DisplayText&gt;&lt;record&gt;&lt;rec-number&gt;33&lt;/rec-number&gt;&lt;foreign-keys&gt;&lt;key app="EN" db-id="w2ta95tpf5pa0lez2fkvtv5jzwx5vaxpzr9w" timestamp="1538273729"&gt;33&lt;/key&gt;&lt;/foreign-keys&gt;&lt;ref-type name="Web Page"&gt;12&lt;/ref-type&gt;&lt;contributors&gt;&lt;authors&gt;&lt;author&gt;Rivest, Ronald&lt;/author&gt;&lt;/authors&gt;&lt;/contributors&gt;&lt;titles&gt;&lt;title&gt;The MD4 Message Digest Algorithm&lt;/title&gt;&lt;alt-title&gt;RFC1186&lt;/alt-title&gt;&lt;/titles&gt;&lt;dates&gt;&lt;year&gt;1990&lt;/year&gt;&lt;/dates&gt;&lt;urls&gt;&lt;related-urls&gt;&lt;url&gt;&lt;style face="underline" font="default" size="100%"&gt;https://tools.ietf.org/html/rfc1186&lt;/style&gt;&lt;/url&gt;&lt;/related-urls&gt;&lt;/urls&gt;&lt;/record&gt;&lt;/Cite&gt;&lt;/EndNote&gt;</w:instrText>
      </w:r>
      <w:r w:rsidR="00DE56BF">
        <w:fldChar w:fldCharType="separate"/>
      </w:r>
      <w:r w:rsidR="00DE56BF">
        <w:rPr>
          <w:noProof/>
        </w:rPr>
        <w:t>[1]</w:t>
      </w:r>
      <w:r w:rsidR="00DE56BF">
        <w:fldChar w:fldCharType="end"/>
      </w:r>
      <w:r w:rsidR="00922776">
        <w:fldChar w:fldCharType="begin"/>
      </w:r>
      <w:r w:rsidR="00922776">
        <w:fldChar w:fldCharType="separate"/>
      </w:r>
      <w:ins w:id="11" w:author="Mitchell" w:date="2018-09-30T15:15:00Z">
        <w:r w:rsidR="00922776">
          <w:t>{,  #33@@hidden}</w:t>
        </w:r>
      </w:ins>
      <w:r w:rsidR="00922776">
        <w:fldChar w:fldCharType="end"/>
      </w:r>
      <w:r>
        <w:t xml:space="preserve">. </w:t>
      </w:r>
      <w:r w:rsidR="00507624">
        <w:t>Since its initial publication, it was heavily analysed b</w:t>
      </w:r>
      <w:r w:rsidR="0090361E">
        <w:t>y cryptanalysts, and attacks were quickly formulated against it. In 1992, Bert den Boer and Antoon Bosselaers demonstrated a collision for the last two rounds of MD4</w:t>
      </w:r>
      <w:r w:rsidR="0090361E">
        <w:fldChar w:fldCharType="begin"/>
      </w:r>
      <w:r w:rsidR="0090361E">
        <w:instrText xml:space="preserve"> ADDIN EN.CITE &lt;EndNote&gt;&lt;Cite&gt;&lt;Author&gt;den Boer&lt;/Author&gt;&lt;Year&gt;1992&lt;/Year&gt;&lt;RecNum&gt;36&lt;/RecNum&gt;&lt;DisplayText&gt;[2]&lt;/DisplayText&gt;&lt;record&gt;&lt;rec-number&gt;36&lt;/rec-number&gt;&lt;foreign-keys&gt;&lt;key app="EN" db-id="w2ta95tpf5pa0lez2fkvtv5jzwx5vaxpzr9w" timestamp="1538275594"&gt;36&lt;/key&gt;&lt;/foreign-keys&gt;&lt;ref-type name="Conference Proceedings"&gt;10&lt;/ref-type&gt;&lt;contributors&gt;&lt;authors&gt;&lt;author&gt;den Boer, Bert&lt;/author&gt;&lt;author&gt;Bosselaers, Antoon&lt;/author&gt;&lt;/authors&gt;&lt;tertiary-authors&gt;&lt;author&gt;Feigenbaum, Joan&lt;/author&gt;&lt;/tertiary-authors&gt;&lt;/contributors&gt;&lt;titles&gt;&lt;title&gt;An Attack on the Last Two Rounds of MD4&lt;/title&gt;&lt;tertiary-title&gt;Advances in Cryptology — CRYPTO ’91&lt;/tertiary-title&gt;&lt;/titles&gt;&lt;pages&gt;194-203&lt;/pages&gt;&lt;dates&gt;&lt;year&gt;1992&lt;/year&gt;&lt;/dates&gt;&lt;pub-location&gt;Berlin, Heidelberg&lt;/pub-location&gt;&lt;publisher&gt;Springer Berlin Heidelberg&lt;/publisher&gt;&lt;isbn&gt;978-3-540-46766-3&lt;/isbn&gt;&lt;label&gt;10.1007/3-540-46766-1_14&lt;/label&gt;&lt;urls&gt;&lt;/urls&gt;&lt;/record&gt;&lt;/Cite&gt;&lt;/EndNote&gt;</w:instrText>
      </w:r>
      <w:r w:rsidR="0090361E">
        <w:fldChar w:fldCharType="separate"/>
      </w:r>
      <w:r w:rsidR="0090361E">
        <w:rPr>
          <w:noProof/>
        </w:rPr>
        <w:t>[2]</w:t>
      </w:r>
      <w:r w:rsidR="0090361E">
        <w:fldChar w:fldCharType="end"/>
      </w:r>
      <w:r w:rsidR="0090361E">
        <w:t>, and Hans Dobbertin demonstrated a practical attack for the entire function in 1996</w:t>
      </w:r>
      <w:r w:rsidR="0090361E">
        <w:fldChar w:fldCharType="begin"/>
      </w:r>
      <w:r w:rsidR="0090361E">
        <w:instrText xml:space="preserve"> ADDIN EN.CITE &lt;EndNote&gt;&lt;Cite&gt;&lt;Author&gt;Dobbertin&lt;/Author&gt;&lt;Year&gt;1996&lt;/Year&gt;&lt;RecNum&gt;22&lt;/RecNum&gt;&lt;DisplayText&gt;[3]&lt;/DisplayText&gt;&lt;record&gt;&lt;rec-number&gt;22&lt;/rec-number&gt;&lt;foreign-keys&gt;&lt;key app="EN" db-id="w2ta95tpf5pa0lez2fkvtv5jzwx5vaxpzr9w" timestamp="1520918461"&gt;22&lt;/key&gt;&lt;/foreign-keys&gt;&lt;ref-type name="Conference Proceedings"&gt;10&lt;/ref-type&gt;&lt;contributors&gt;&lt;authors&gt;&lt;author&gt;Dobbertin, Hans&lt;/author&gt;&lt;/authors&gt;&lt;tertiary-authors&gt;&lt;author&gt;Gollmann, Dieter&lt;/author&gt;&lt;/tertiary-authors&gt;&lt;/contributors&gt;&lt;titles&gt;&lt;title&gt;Cryptanalysis of MD4&lt;/title&gt;&lt;tertiary-title&gt;Fast Software Encryption&lt;/tertiary-title&gt;&lt;/titles&gt;&lt;pages&gt;53-69&lt;/pages&gt;&lt;dates&gt;&lt;year&gt;1996&lt;/year&gt;&lt;/dates&gt;&lt;pub-location&gt;Berlin, Heidelberg&lt;/pub-location&gt;&lt;publisher&gt;Springer Berlin Heidelberg&lt;/publisher&gt;&lt;isbn&gt;978-3-540-49652-6&lt;/isbn&gt;&lt;label&gt;10.1007/3-540-60865-6_43&lt;/label&gt;&lt;urls&gt;&lt;related-urls&gt;&lt;url&gt;&lt;style face="underline" font="default" size="100%"&gt;https://link.springer.com/chapter/10.1007/3-540-60865-6_43&lt;/style&gt;&lt;/url&gt;&lt;/related-urls&gt;&lt;/urls&gt;&lt;/record&gt;&lt;/Cite&gt;&lt;/EndNote&gt;</w:instrText>
      </w:r>
      <w:r w:rsidR="0090361E">
        <w:fldChar w:fldCharType="separate"/>
      </w:r>
      <w:r w:rsidR="0090361E">
        <w:rPr>
          <w:noProof/>
        </w:rPr>
        <w:t>[3]</w:t>
      </w:r>
      <w:r w:rsidR="0090361E">
        <w:fldChar w:fldCharType="end"/>
      </w:r>
      <w:r w:rsidR="0090361E">
        <w:t xml:space="preserve">. MD4 was </w:t>
      </w:r>
      <w:r w:rsidR="0065195F">
        <w:t xml:space="preserve">quickly </w:t>
      </w:r>
      <w:r w:rsidR="0090361E">
        <w:t>replaced by Rivest in</w:t>
      </w:r>
      <w:r w:rsidR="00F81D05">
        <w:t xml:space="preserve"> 1992 by</w:t>
      </w:r>
      <w:r>
        <w:t xml:space="preserve"> a successor, MD5</w:t>
      </w:r>
      <w:r w:rsidR="00F81D05">
        <w:fldChar w:fldCharType="begin"/>
      </w:r>
      <w:r w:rsidR="0090361E">
        <w:instrText xml:space="preserve"> ADDIN EN.CITE &lt;EndNote&gt;&lt;Cite&gt;&lt;Author&gt;Rivest&lt;/Author&gt;&lt;Year&gt;1992&lt;/Year&gt;&lt;RecNum&gt;35&lt;/RecNum&gt;&lt;DisplayText&gt;[4]&lt;/DisplayText&gt;&lt;record&gt;&lt;rec-number&gt;35&lt;/rec-number&gt;&lt;foreign-keys&gt;&lt;key app="EN" db-id="w2ta95tpf5pa0lez2fkvtv5jzwx5vaxpzr9w" timestamp="1538275098"&gt;35&lt;/key&gt;&lt;/foreign-keys&gt;&lt;ref-type name="Journal Article"&gt;17&lt;/ref-type&gt;&lt;contributors&gt;&lt;authors&gt;&lt;author&gt;Rivest, Ronald&lt;/author&gt;&lt;/authors&gt;&lt;/contributors&gt;&lt;titles&gt;&lt;title&gt;The MD5 Message-Digest Algorithm&lt;/title&gt;&lt;short-title&gt;RFC1321&lt;/short-title&gt;&lt;/titles&gt;&lt;dates&gt;&lt;year&gt;1992&lt;/year&gt;&lt;/dates&gt;&lt;urls&gt;&lt;related-urls&gt;&lt;url&gt;&lt;style face="underline" font="default" size="100%"&gt;https://www.ietf.org/rfc/rfc1321.txt&lt;/style&gt;&lt;/url&gt;&lt;/related-urls&gt;&lt;/urls&gt;&lt;/record&gt;&lt;/Cite&gt;&lt;/EndNote&gt;</w:instrText>
      </w:r>
      <w:r w:rsidR="00F81D05">
        <w:fldChar w:fldCharType="separate"/>
      </w:r>
      <w:r w:rsidR="0090361E">
        <w:rPr>
          <w:noProof/>
        </w:rPr>
        <w:t>[4]</w:t>
      </w:r>
      <w:r w:rsidR="00F81D05">
        <w:fldChar w:fldCharType="end"/>
      </w:r>
      <w:r w:rsidR="00F81D05">
        <w:t xml:space="preserve">, </w:t>
      </w:r>
      <w:r w:rsidR="00E6569F">
        <w:t>“… because MD4 was designed to be exceptionally fast, it is ‘at the edge’ in terms of risking successful cryptanalytic attack.”</w:t>
      </w:r>
      <w:r>
        <w:t xml:space="preserve">. </w:t>
      </w:r>
    </w:p>
    <w:p w:rsidR="003E0C5E" w:rsidRDefault="00577652" w:rsidP="00A3738A">
      <w:pPr>
        <w:pStyle w:val="paragraph"/>
        <w:ind w:firstLine="567"/>
      </w:pPr>
      <w:r>
        <w:t xml:space="preserve">While research continued on MD4, cryptanalysts also began looking at MD5, which shared a similar internal structure to MD4. </w:t>
      </w:r>
      <w:r w:rsidR="00D565CD">
        <w:t>Progress was quickly made, with collisions for the MD5 compression function being found in 1993 by Boer and Bosselaers. However, there was no significant progress on breaking MD5 for almost a decade. In 2005, a team of researchers led by Xiaoyun Wang announced a practical attack on MD5</w:t>
      </w:r>
      <w:r w:rsidR="00D565CD">
        <w:fldChar w:fldCharType="begin"/>
      </w:r>
      <w:r w:rsidR="00D565CD">
        <w:instrText xml:space="preserve"> ADDIN EN.CITE &lt;EndNote&gt;&lt;Cite&gt;&lt;Author&gt;Wang&lt;/Author&gt;&lt;Year&gt;2005&lt;/Year&gt;&lt;RecNum&gt;12&lt;/RecNum&gt;&lt;DisplayText&gt;[5]&lt;/DisplayText&gt;&lt;record&gt;&lt;rec-number&gt;12&lt;/rec-number&gt;&lt;foreign-keys&gt;&lt;key app="EN" db-id="w2ta95tpf5pa0lez2fkvtv5jzwx5vaxpzr9w" timestamp="1520843197"&gt;12&lt;/key&gt;&lt;/foreign-keys&gt;&lt;ref-type name="Conference Proceedings"&gt;10&lt;/ref-type&gt;&lt;contributors&gt;&lt;authors&gt;&lt;author&gt;Wang, Xiaoyun&lt;/author&gt;&lt;author&gt;Yu, Hongbo&lt;/author&gt;&lt;/authors&gt;&lt;tertiary-authors&gt;&lt;author&gt;Cramer, Ronald&lt;/author&gt;&lt;/tertiary-authors&gt;&lt;/contributors&gt;&lt;titles&gt;&lt;title&gt;How to Break MD5 and Other Hash Functions&lt;/title&gt;&lt;tertiary-title&gt;Advances in Cryptology – EUROCRYPT 2005&lt;/tertiary-title&gt;&lt;/titles&gt;&lt;pages&gt;19-35&lt;/pages&gt;&lt;dates&gt;&lt;year&gt;2005&lt;/year&gt;&lt;/dates&gt;&lt;pub-location&gt;Berlin, Heidelberg&lt;/pub-location&gt;&lt;publisher&gt;Springer Berlin Heidelberg&lt;/publisher&gt;&lt;isbn&gt;978-3-540-32055-5&lt;/isbn&gt;&lt;label&gt;10.1007/11426639_2&lt;/label&gt;&lt;urls&gt;&lt;related-urls&gt;&lt;url&gt;&lt;style face="underline" font="default" size="100%"&gt;https://link.springer.com/chapter/10.1007/11426639_2&lt;/style&gt;&lt;/url&gt;&lt;/related-urls&gt;&lt;/urls&gt;&lt;/record&gt;&lt;/Cite&gt;&lt;/EndNote&gt;</w:instrText>
      </w:r>
      <w:r w:rsidR="00D565CD">
        <w:fldChar w:fldCharType="separate"/>
      </w:r>
      <w:r w:rsidR="00D565CD">
        <w:rPr>
          <w:noProof/>
        </w:rPr>
        <w:t>[5]</w:t>
      </w:r>
      <w:r w:rsidR="00D565CD">
        <w:fldChar w:fldCharType="end"/>
      </w:r>
      <w:r w:rsidR="00D565CD">
        <w:t>, in which an MD5 collision could be found in less than an hour of computation. Later that same year, the full effect of this was shown, when Arjen Lenstr</w:t>
      </w:r>
      <w:r w:rsidR="00017562">
        <w:t>a</w:t>
      </w:r>
      <w:r w:rsidR="00D565CD">
        <w:t xml:space="preserve"> and Benne de Weger successfully demonstrated the creation of two distinct X.509 certificates which shared the same MD5 value</w:t>
      </w:r>
      <w:r w:rsidR="00F129DC">
        <w:fldChar w:fldCharType="begin"/>
      </w:r>
      <w:r w:rsidR="00F129DC">
        <w:instrText xml:space="preserve"> ADDIN EN.CITE &lt;EndNote&gt;&lt;Cite&gt;&lt;Author&gt;Lenstra&lt;/Author&gt;&lt;Year&gt;2005&lt;/Year&gt;&lt;RecNum&gt;38&lt;/RecNum&gt;&lt;DisplayText&gt;[6]&lt;/DisplayText&gt;&lt;record&gt;&lt;rec-number&gt;38&lt;/rec-number&gt;&lt;foreign-keys&gt;&lt;key app="EN" db-id="w2ta95tpf5pa0lez2fkvtv5jzwx5vaxpzr9w" timestamp="1538278996"&gt;38&lt;/key&gt;&lt;/foreign-keys&gt;&lt;ref-type name="Conference Proceedings"&gt;10&lt;/ref-type&gt;&lt;contributors&gt;&lt;authors&gt;&lt;author&gt;Lenstra, Arjen&lt;/author&gt;&lt;author&gt;de Weger, Benne&lt;/author&gt;&lt;/authors&gt;&lt;tertiary-authors&gt;&lt;author&gt;Boyd, Colin&lt;/author&gt;&lt;author&gt;González Nieto, Juan Manuel&lt;/author&gt;&lt;/tertiary-authors&gt;&lt;/contributors&gt;&lt;titles&gt;&lt;title&gt;On the Possibility of Constructing Meaningful Hash Collisions for Public Keys&lt;/title&gt;&lt;tertiary-title&gt;Information Security and Privacy&lt;/tertiary-title&gt;&lt;/titles&gt;&lt;pages&gt;267-279&lt;/pages&gt;&lt;dates&gt;&lt;year&gt;2005&lt;/year&gt;&lt;/dates&gt;&lt;pub-location&gt;Berlin, Heidelberg&lt;/pub-location&gt;&lt;publisher&gt;Springer Berlin Heidelberg&lt;/publisher&gt;&lt;isbn&gt;978-3-540-31684-8&lt;/isbn&gt;&lt;label&gt;10.1007/11506157_23&lt;/label&gt;&lt;urls&gt;&lt;/urls&gt;&lt;/record&gt;&lt;/Cite&gt;&lt;/EndNote&gt;</w:instrText>
      </w:r>
      <w:r w:rsidR="00F129DC">
        <w:fldChar w:fldCharType="separate"/>
      </w:r>
      <w:r w:rsidR="00F129DC">
        <w:rPr>
          <w:noProof/>
        </w:rPr>
        <w:t>[6]</w:t>
      </w:r>
      <w:r w:rsidR="00F129DC">
        <w:fldChar w:fldCharType="end"/>
      </w:r>
      <w:r w:rsidR="00D565CD">
        <w:t xml:space="preserve">. </w:t>
      </w:r>
      <w:r w:rsidR="007B1FE3">
        <w:t xml:space="preserve">With this, both MD4 and MD5 </w:t>
      </w:r>
      <w:r w:rsidR="00D565CD">
        <w:t xml:space="preserve">were </w:t>
      </w:r>
      <w:r w:rsidR="007B1FE3">
        <w:t xml:space="preserve">considered ‘broken’, indicating that they could no longer be used practically due to </w:t>
      </w:r>
      <w:r w:rsidR="00D565CD">
        <w:t>the existence of collisions, and were later recommended for deprecation</w:t>
      </w:r>
      <w:r w:rsidR="00F129DC">
        <w:fldChar w:fldCharType="begin"/>
      </w:r>
      <w:r w:rsidR="0048434C">
        <w:instrText xml:space="preserve"> ADDIN EN.CITE &lt;EndNote&gt;&lt;Cite&gt;&lt;Author&gt;Turner&lt;/Author&gt;&lt;Year&gt;2011&lt;/Year&gt;&lt;RecNum&gt;39&lt;/RecNum&gt;&lt;DisplayText&gt;[7, 8]&lt;/DisplayText&gt;&lt;record&gt;&lt;rec-number&gt;39&lt;/rec-number&gt;&lt;foreign-keys&gt;&lt;key app="EN" db-id="w2ta95tpf5pa0lez2fkvtv5jzwx5vaxpzr9w" timestamp="1538279120"&gt;39&lt;/key&gt;&lt;/foreign-keys&gt;&lt;ref-type name="Web Page"&gt;12&lt;/ref-type&gt;&lt;contributors&gt;&lt;authors&gt;&lt;author&gt;Turner, Sean&lt;/author&gt;&lt;author&gt;Chen, Lily&lt;/author&gt;&lt;/authors&gt;&lt;/contributors&gt;&lt;titles&gt;&lt;title&gt;MD4 to Historic Status&lt;/title&gt;&lt;short-title&gt;RFC6150&lt;/short-title&gt;&lt;/titles&gt;&lt;dates&gt;&lt;year&gt;2011&lt;/year&gt;&lt;/dates&gt;&lt;urls&gt;&lt;related-urls&gt;&lt;url&gt;&lt;style face="underline" font="default" size="100%"&gt;https://tools.ietf.org/html/rfc6150&lt;/style&gt;&lt;/url&gt;&lt;/related-urls&gt;&lt;/urls&gt;&lt;/record&gt;&lt;/Cite&gt;&lt;Cite&gt;&lt;Author&gt;Turner&lt;/Author&gt;&lt;Year&gt;2011&lt;/Year&gt;&lt;RecNum&gt;40&lt;/RecNum&gt;&lt;record&gt;&lt;rec-number&gt;40&lt;/rec-number&gt;&lt;foreign-keys&gt;&lt;key app="EN" db-id="w2ta95tpf5pa0lez2fkvtv5jzwx5vaxpzr9w" timestamp="1538279179"&gt;40&lt;/key&gt;&lt;/foreign-keys&gt;&lt;ref-type name="Web Page"&gt;12&lt;/ref-type&gt;&lt;contributors&gt;&lt;authors&gt;&lt;author&gt;Turner, Sean&lt;/author&gt;&lt;author&gt;Chen, Lily&lt;/author&gt;&lt;/authors&gt;&lt;/contributors&gt;&lt;titles&gt;&lt;title&gt;Updated Security Considerations for the MD5 Message-Digest and the HMAC-MD5 Algorithms&lt;/title&gt;&lt;short-title&gt;RFC6151&lt;/short-title&gt;&lt;/titles&gt;&lt;dates&gt;&lt;year&gt;2011&lt;/year&gt;&lt;/dates&gt;&lt;urls&gt;&lt;related-urls&gt;&lt;url&gt;&lt;style face="underline" font="default" size="100%"&gt;https://tools.ietf.org/html/rfc6151&lt;/style&gt;&lt;/url&gt;&lt;/related-urls&gt;&lt;/urls&gt;&lt;/record&gt;&lt;/Cite&gt;&lt;/EndNote&gt;</w:instrText>
      </w:r>
      <w:r w:rsidR="00F129DC">
        <w:fldChar w:fldCharType="separate"/>
      </w:r>
      <w:r w:rsidR="00F129DC">
        <w:rPr>
          <w:noProof/>
        </w:rPr>
        <w:t>[7, 8]</w:t>
      </w:r>
      <w:r w:rsidR="00F129DC">
        <w:fldChar w:fldCharType="end"/>
      </w:r>
      <w:r w:rsidR="00F129DC">
        <w:t>.</w:t>
      </w:r>
      <w:r w:rsidR="00D565CD">
        <w:t xml:space="preserve"> </w:t>
      </w:r>
    </w:p>
    <w:p w:rsidR="00997A5D" w:rsidRDefault="00997A5D">
      <w:pPr>
        <w:rPr>
          <w:sz w:val="24"/>
        </w:rPr>
      </w:pPr>
      <w:r>
        <w:br w:type="page"/>
      </w:r>
    </w:p>
    <w:p w:rsidR="0048434C" w:rsidRDefault="003E0C5E" w:rsidP="00A3738A">
      <w:pPr>
        <w:pStyle w:val="paragraph"/>
        <w:ind w:firstLine="567"/>
      </w:pPr>
      <w:r>
        <w:lastRenderedPageBreak/>
        <w:t xml:space="preserve">This cycle has repeated over the years; new cryptographic hash functions are created, tested, broken, and replaced. This cycle is ultimately </w:t>
      </w:r>
      <w:r w:rsidR="006A474A">
        <w:t>beneficial</w:t>
      </w:r>
      <w:r>
        <w:t>, as the continual changing o</w:t>
      </w:r>
      <w:r w:rsidR="00953BE5">
        <w:t>f</w:t>
      </w:r>
      <w:r>
        <w:t xml:space="preserve"> functions prevents malicious </w:t>
      </w:r>
      <w:r w:rsidR="00953BE5">
        <w:t xml:space="preserve">actors </w:t>
      </w:r>
      <w:r>
        <w:t xml:space="preserve">from being able to practically exploit </w:t>
      </w:r>
      <w:r w:rsidR="0048434C">
        <w:t>any currently used hash functions.</w:t>
      </w:r>
      <w:r>
        <w:t xml:space="preserve"> A prime example of this </w:t>
      </w:r>
      <w:r w:rsidR="0048434C">
        <w:t xml:space="preserve">cycle </w:t>
      </w:r>
      <w:r>
        <w:t xml:space="preserve">is the </w:t>
      </w:r>
      <w:r w:rsidR="0048434C">
        <w:t xml:space="preserve">Secure Hash Algorithms (SHA) </w:t>
      </w:r>
      <w:r>
        <w:t xml:space="preserve">family, </w:t>
      </w:r>
      <w:r w:rsidR="0048434C">
        <w:t xml:space="preserve">a collection of several cryptographic hash function families published by the National Institute of Standards and Technology (NIST). Currently, the SHA family consists of </w:t>
      </w:r>
      <w:r>
        <w:t>SHA</w:t>
      </w:r>
      <w:r w:rsidR="000A384E">
        <w:noBreakHyphen/>
      </w:r>
      <w:r>
        <w:t>0, SHA</w:t>
      </w:r>
      <w:r w:rsidR="000A384E">
        <w:noBreakHyphen/>
      </w:r>
      <w:r>
        <w:t>1, SHA</w:t>
      </w:r>
      <w:r w:rsidR="000A384E">
        <w:noBreakHyphen/>
      </w:r>
      <w:r>
        <w:t>2 and most recently SHA</w:t>
      </w:r>
      <w:r w:rsidR="000A384E">
        <w:noBreakHyphen/>
      </w:r>
      <w:r>
        <w:t xml:space="preserve">3. </w:t>
      </w:r>
    </w:p>
    <w:p w:rsidR="007B1FE3" w:rsidRDefault="003E0C5E" w:rsidP="00A3738A">
      <w:pPr>
        <w:pStyle w:val="paragraph"/>
        <w:ind w:firstLine="567"/>
      </w:pPr>
      <w:r>
        <w:t>SHA</w:t>
      </w:r>
      <w:r w:rsidR="000A384E">
        <w:noBreakHyphen/>
      </w:r>
      <w:r>
        <w:t>0 was originally designed by the United States National Security Agency in 1993</w:t>
      </w:r>
      <w:r w:rsidR="008E4D28">
        <w:fldChar w:fldCharType="begin"/>
      </w:r>
      <w:r w:rsidR="008E4D28">
        <w:instrText xml:space="preserve"> ADDIN EN.CITE &lt;EndNote&gt;&lt;Cite&gt;&lt;Author&gt;Technology&lt;/Author&gt;&lt;Year&gt;1993&lt;/Year&gt;&lt;RecNum&gt;42&lt;/RecNum&gt;&lt;DisplayText&gt;[9]&lt;/DisplayText&gt;&lt;record&gt;&lt;rec-number&gt;42&lt;/rec-number&gt;&lt;foreign-keys&gt;&lt;key app="EN" db-id="w2ta95tpf5pa0lez2fkvtv5jzwx5vaxpzr9w" timestamp="1538279939"&gt;42&lt;/key&gt;&lt;/foreign-keys&gt;&lt;ref-type name="Standard"&gt;58&lt;/ref-type&gt;&lt;contributors&gt;&lt;authors&gt;&lt;author&gt;National Institute of Standards and Technology&lt;/author&gt;&lt;/authors&gt;&lt;/contributors&gt;&lt;titles&gt;&lt;title&gt;Secure Hash Standard (SHS)&lt;/title&gt;&lt;secondary-title&gt;FIPS 180&lt;/secondary-title&gt;&lt;/titles&gt;&lt;dates&gt;&lt;year&gt;1993&lt;/year&gt;&lt;/dates&gt;&lt;urls&gt;&lt;related-urls&gt;&lt;url&gt;&lt;style face="underline" font="default" size="100%"&gt;https://csrc.nist.gov/publications/detail/fips/180/archive/1993-05-11&lt;/style&gt;&lt;/url&gt;&lt;/related-urls&gt;&lt;/urls&gt;&lt;/record&gt;&lt;/Cite&gt;&lt;/EndNote&gt;</w:instrText>
      </w:r>
      <w:r w:rsidR="008E4D28">
        <w:fldChar w:fldCharType="separate"/>
      </w:r>
      <w:r w:rsidR="008E4D28">
        <w:rPr>
          <w:noProof/>
        </w:rPr>
        <w:t>[9]</w:t>
      </w:r>
      <w:r w:rsidR="008E4D28">
        <w:fldChar w:fldCharType="end"/>
      </w:r>
      <w:r>
        <w:t xml:space="preserve"> as part of the Capstone Project, but after undisclosed issues in the algorithm were found, it was quickly succeeded by the SHA</w:t>
      </w:r>
      <w:r w:rsidR="000A384E">
        <w:noBreakHyphen/>
      </w:r>
      <w:r>
        <w:t>1 family in 1995</w:t>
      </w:r>
      <w:r w:rsidR="008E4D28">
        <w:fldChar w:fldCharType="begin"/>
      </w:r>
      <w:r w:rsidR="008E4D28">
        <w:instrText xml:space="preserve"> ADDIN EN.CITE &lt;EndNote&gt;&lt;Cite&gt;&lt;Author&gt;Technology&lt;/Author&gt;&lt;Year&gt;1995&lt;/Year&gt;&lt;RecNum&gt;43&lt;/RecNum&gt;&lt;DisplayText&gt;[10]&lt;/DisplayText&gt;&lt;record&gt;&lt;rec-number&gt;43&lt;/rec-number&gt;&lt;foreign-keys&gt;&lt;key app="EN" db-id="w2ta95tpf5pa0lez2fkvtv5jzwx5vaxpzr9w" timestamp="1538280028"&gt;43&lt;/key&gt;&lt;/foreign-keys&gt;&lt;ref-type name="Standard"&gt;58&lt;/ref-type&gt;&lt;contributors&gt;&lt;authors&gt;&lt;author&gt;National Institute of Standards and Technology&lt;/author&gt;&lt;/authors&gt;&lt;/contributors&gt;&lt;titles&gt;&lt;title&gt;Secure Hash Standard (SHS)&lt;/title&gt;&lt;secondary-title&gt;FIPS 180-1&lt;/secondary-title&gt;&lt;/titles&gt;&lt;dates&gt;&lt;year&gt;1995&lt;/year&gt;&lt;/dates&gt;&lt;urls&gt;&lt;related-urls&gt;&lt;url&gt;&lt;style face="underline" font="default" size="100%"&gt;https://csrc.nist.gov/publications/detail/fips/180/1/archive/1995-04-17&lt;/style&gt;&lt;/url&gt;&lt;/related-urls&gt;&lt;/urls&gt;&lt;/record&gt;&lt;/Cite&gt;&lt;/EndNote&gt;</w:instrText>
      </w:r>
      <w:r w:rsidR="008E4D28">
        <w:fldChar w:fldCharType="separate"/>
      </w:r>
      <w:r w:rsidR="008E4D28">
        <w:rPr>
          <w:noProof/>
        </w:rPr>
        <w:t>[10]</w:t>
      </w:r>
      <w:r w:rsidR="008E4D28">
        <w:fldChar w:fldCharType="end"/>
      </w:r>
      <w:r>
        <w:t>.  SHA</w:t>
      </w:r>
      <w:r w:rsidR="000A384E">
        <w:noBreakHyphen/>
      </w:r>
      <w:r>
        <w:t>1 found a use in many n</w:t>
      </w:r>
      <w:r w:rsidR="00C62287">
        <w:t>etworking standards such as SSL, TLS, and digital signatures, and enjoyed over a decade of use. However, due to its widespread use, it was the focus of many cryptanalysts, with their work culminating in ‘The SHAppening’</w:t>
      </w:r>
      <w:r w:rsidR="0048434C">
        <w:fldChar w:fldCharType="begin"/>
      </w:r>
      <w:r w:rsidR="008E4D28">
        <w:instrText xml:space="preserve"> ADDIN EN.CITE &lt;EndNote&gt;&lt;Cite&gt;&lt;Author&gt;Stevens&lt;/Author&gt;&lt;Year&gt;2015&lt;/Year&gt;&lt;RecNum&gt;41&lt;/RecNum&gt;&lt;DisplayText&gt;[11]&lt;/DisplayText&gt;&lt;record&gt;&lt;rec-number&gt;41&lt;/rec-number&gt;&lt;foreign-keys&gt;&lt;key app="EN" db-id="w2ta95tpf5pa0lez2fkvtv5jzwx5vaxpzr9w" timestamp="1538279661"&gt;41&lt;/key&gt;&lt;/foreign-keys&gt;&lt;ref-type name="Conference Proceedings"&gt;10&lt;/ref-type&gt;&lt;contributors&gt;&lt;authors&gt;&lt;author&gt;Stevens, Marc&lt;/author&gt;&lt;author&gt;Karpman, Pierre&lt;/author&gt;&lt;author&gt;Peyrin, Thomas&lt;/author&gt;&lt;/authors&gt;&lt;/contributors&gt;&lt;titles&gt;&lt;title&gt;Freestart collision for full SHA-1&lt;/title&gt;&lt;/titles&gt;&lt;dates&gt;&lt;year&gt;2015&lt;/year&gt;&lt;/dates&gt;&lt;urls&gt;&lt;related-urls&gt;&lt;url&gt;&lt;style face="underline" font="default" size="100%"&gt;https://eprint.iacr.org/2015/967&lt;/style&gt;&lt;/url&gt;&lt;/related-urls&gt;&lt;/urls&gt;&lt;/record&gt;&lt;/Cite&gt;&lt;/EndNote&gt;</w:instrText>
      </w:r>
      <w:r w:rsidR="0048434C">
        <w:fldChar w:fldCharType="separate"/>
      </w:r>
      <w:r w:rsidR="008E4D28">
        <w:rPr>
          <w:noProof/>
        </w:rPr>
        <w:t>[11]</w:t>
      </w:r>
      <w:r w:rsidR="0048434C">
        <w:fldChar w:fldCharType="end"/>
      </w:r>
      <w:r w:rsidR="00C62287">
        <w:t>; a breakthrough in late 2015 which demonstrated a collision on the compression function of SHA</w:t>
      </w:r>
      <w:r w:rsidR="000A384E">
        <w:noBreakHyphen/>
      </w:r>
      <w:r w:rsidR="00C62287">
        <w:t>1. Although this did not immediately give rise to a</w:t>
      </w:r>
      <w:r w:rsidR="008E4D28">
        <w:t>n</w:t>
      </w:r>
      <w:r w:rsidR="00C62287">
        <w:t xml:space="preserve"> actual collision in SHA</w:t>
      </w:r>
      <w:r w:rsidR="000A384E">
        <w:noBreakHyphen/>
      </w:r>
      <w:r w:rsidR="00C62287">
        <w:t>1, it was the first practical attack which had the potential to be leveraged to an actual attack. At this time, the authors suggested an immediate deprecation of SHA</w:t>
      </w:r>
      <w:r w:rsidR="000A384E">
        <w:noBreakHyphen/>
      </w:r>
      <w:r w:rsidR="00C62287">
        <w:t>1. In early 2017, researchers from Centrum Wiskunde &amp; Informatica (CWI) and Google announced the ‘SHAttered attack’</w:t>
      </w:r>
      <w:r w:rsidR="008B5E9E">
        <w:fldChar w:fldCharType="begin"/>
      </w:r>
      <w:r w:rsidR="008B5E9E">
        <w:instrText xml:space="preserve"> ADDIN EN.CITE &lt;EndNote&gt;&lt;Cite&gt;&lt;Author&gt;Stevens&lt;/Author&gt;&lt;Year&gt;2017&lt;/Year&gt;&lt;RecNum&gt;45&lt;/RecNum&gt;&lt;DisplayText&gt;[12]&lt;/DisplayText&gt;&lt;record&gt;&lt;rec-number&gt;45&lt;/rec-number&gt;&lt;foreign-keys&gt;&lt;key app="EN" db-id="w2ta95tpf5pa0lez2fkvtv5jzwx5vaxpzr9w" timestamp="1538280252"&gt;45&lt;/key&gt;&lt;/foreign-keys&gt;&lt;ref-type name="Conference Proceedings"&gt;10&lt;/ref-type&gt;&lt;contributors&gt;&lt;authors&gt;&lt;author&gt;Stevens, Marc&lt;/author&gt;&lt;author&gt;Bursztein, Elie&lt;/author&gt;&lt;author&gt;Karpman, Pierre&lt;/author&gt;&lt;author&gt;Albertini, Ange&lt;/author&gt;&lt;author&gt;Markov, Yarik&lt;/author&gt;&lt;/authors&gt;&lt;tertiary-authors&gt;&lt;author&gt;Katz, Jonathan&lt;/author&gt;&lt;author&gt;Shacham, Hovav&lt;/author&gt;&lt;/tertiary-authors&gt;&lt;/contributors&gt;&lt;titles&gt;&lt;title&gt;The First Collision for Full SHA-1&lt;/title&gt;&lt;tertiary-title&gt;Advances in Cryptology – CRYPTO 2017&lt;/tertiary-title&gt;&lt;/titles&gt;&lt;pages&gt;570-596&lt;/pages&gt;&lt;dates&gt;&lt;year&gt;2017&lt;/year&gt;&lt;/dates&gt;&lt;pub-location&gt;Cham&lt;/pub-location&gt;&lt;publisher&gt;Springer International Publishing&lt;/publisher&gt;&lt;isbn&gt;978-3-319-63688-7&lt;/isbn&gt;&lt;label&gt;10.1007/978-3-319-63688-7_19&lt;/label&gt;&lt;urls&gt;&lt;/urls&gt;&lt;/record&gt;&lt;/Cite&gt;&lt;/EndNote&gt;</w:instrText>
      </w:r>
      <w:r w:rsidR="008B5E9E">
        <w:fldChar w:fldCharType="separate"/>
      </w:r>
      <w:r w:rsidR="008B5E9E">
        <w:rPr>
          <w:noProof/>
        </w:rPr>
        <w:t>[12]</w:t>
      </w:r>
      <w:r w:rsidR="008B5E9E">
        <w:fldChar w:fldCharType="end"/>
      </w:r>
      <w:r w:rsidR="00C62287">
        <w:t>, a practical collision on the full SHA</w:t>
      </w:r>
      <w:r w:rsidR="000A384E">
        <w:noBreakHyphen/>
      </w:r>
      <w:r w:rsidR="00C62287">
        <w:t xml:space="preserve">1 function. In this attack, two distinct PDF files </w:t>
      </w:r>
      <w:r w:rsidR="008B5E9E">
        <w:t xml:space="preserve">were created </w:t>
      </w:r>
      <w:r w:rsidR="00C62287">
        <w:t>which shared the same SHA</w:t>
      </w:r>
      <w:r w:rsidR="000A384E">
        <w:noBreakHyphen/>
      </w:r>
      <w:r w:rsidR="00C62287">
        <w:t>1 hash</w:t>
      </w:r>
      <w:r w:rsidR="008B5E9E">
        <w:t xml:space="preserve">; a process that </w:t>
      </w:r>
      <w:r w:rsidR="009F0A20">
        <w:t>required the same processing power as 110 years of single GPU SHA</w:t>
      </w:r>
      <w:r w:rsidR="000A384E">
        <w:noBreakHyphen/>
      </w:r>
      <w:r w:rsidR="009F0A20">
        <w:t xml:space="preserve">1 computations. </w:t>
      </w:r>
    </w:p>
    <w:p w:rsidR="008544F2" w:rsidRDefault="009F0A20" w:rsidP="00A3738A">
      <w:pPr>
        <w:pStyle w:val="paragraph"/>
        <w:ind w:firstLine="567"/>
      </w:pPr>
      <w:r>
        <w:t>The SHA</w:t>
      </w:r>
      <w:r w:rsidR="000A384E">
        <w:noBreakHyphen/>
      </w:r>
      <w:r>
        <w:t>2 family is the successor to the SHA</w:t>
      </w:r>
      <w:r w:rsidR="000A384E">
        <w:noBreakHyphen/>
      </w:r>
      <w:r>
        <w:t>1 family, first standardized in 2001 under FIPS 180</w:t>
      </w:r>
      <w:r w:rsidR="000A384E">
        <w:noBreakHyphen/>
      </w:r>
      <w:r>
        <w:t>2</w:t>
      </w:r>
      <w:r w:rsidR="00397E81">
        <w:fldChar w:fldCharType="begin"/>
      </w:r>
      <w:r w:rsidR="00397E81">
        <w:instrText xml:space="preserve"> ADDIN EN.CITE &lt;EndNote&gt;&lt;Cite&gt;&lt;Author&gt;Technology&lt;/Author&gt;&lt;Year&gt;2002&lt;/Year&gt;&lt;RecNum&gt;44&lt;/RecNum&gt;&lt;DisplayText&gt;[13]&lt;/DisplayText&gt;&lt;record&gt;&lt;rec-number&gt;44&lt;/rec-number&gt;&lt;foreign-keys&gt;&lt;key app="EN" db-id="w2ta95tpf5pa0lez2fkvtv5jzwx5vaxpzr9w" timestamp="1538280100"&gt;44&lt;/key&gt;&lt;/foreign-keys&gt;&lt;ref-type name="Standard"&gt;58&lt;/ref-type&gt;&lt;contributors&gt;&lt;authors&gt;&lt;author&gt;National Institute of Standards and Technology&lt;/author&gt;&lt;/authors&gt;&lt;/contributors&gt;&lt;titles&gt;&lt;title&gt;Secure Hash Standard (SHS)&lt;/title&gt;&lt;secondary-title&gt;FIPS 180-2&lt;/secondary-title&gt;&lt;/titles&gt;&lt;dates&gt;&lt;year&gt;2002&lt;/year&gt;&lt;/dates&gt;&lt;urls&gt;&lt;related-urls&gt;&lt;url&gt;&lt;style face="underline" font="default" size="100%"&gt;https://csrc.nist.gov/publications/detail/fips/180/2/archive/2002-08-01&lt;/style&gt;&lt;/url&gt;&lt;/related-urls&gt;&lt;/urls&gt;&lt;/record&gt;&lt;/Cite&gt;&lt;/EndNote&gt;</w:instrText>
      </w:r>
      <w:r w:rsidR="00397E81">
        <w:fldChar w:fldCharType="separate"/>
      </w:r>
      <w:r w:rsidR="00397E81">
        <w:rPr>
          <w:noProof/>
        </w:rPr>
        <w:t>[13]</w:t>
      </w:r>
      <w:r w:rsidR="00397E81">
        <w:fldChar w:fldCharType="end"/>
      </w:r>
      <w:r>
        <w:t>. This family had several advantages over SHA</w:t>
      </w:r>
      <w:r w:rsidR="000A384E">
        <w:noBreakHyphen/>
      </w:r>
      <w:r>
        <w:t xml:space="preserve">1, including a </w:t>
      </w:r>
      <w:r w:rsidR="00A570BB">
        <w:t>larger block size and more</w:t>
      </w:r>
      <w:r>
        <w:t xml:space="preserve"> complex compression function</w:t>
      </w:r>
      <w:r w:rsidR="00A570BB">
        <w:t>.</w:t>
      </w:r>
      <w:r>
        <w:t xml:space="preserve"> This family has also been adopted for use in several standards, with one of the most </w:t>
      </w:r>
      <w:r w:rsidR="00A570BB">
        <w:t xml:space="preserve">notable </w:t>
      </w:r>
      <w:r>
        <w:t>uses being in the Bitcoin proof</w:t>
      </w:r>
      <w:r w:rsidR="000A384E">
        <w:noBreakHyphen/>
      </w:r>
      <w:r>
        <w:t>of</w:t>
      </w:r>
      <w:r w:rsidR="000A384E">
        <w:noBreakHyphen/>
      </w:r>
      <w:r>
        <w:t xml:space="preserve">work algorithm. </w:t>
      </w:r>
      <w:r w:rsidR="0007351F">
        <w:t>Since its initial release, there has been a large amount of public cryptanalysis on the SHA</w:t>
      </w:r>
      <w:r w:rsidR="000A384E">
        <w:noBreakHyphen/>
      </w:r>
      <w:r w:rsidR="0007351F">
        <w:t>2 family, however the current best results are still far from</w:t>
      </w:r>
      <w:r w:rsidR="004849BE">
        <w:t xml:space="preserve"> finding a collision</w:t>
      </w:r>
      <w:r w:rsidR="0007351F">
        <w:t>. However, as is with the cycle, a new family of hash functions has been designed, SHA</w:t>
      </w:r>
      <w:r w:rsidR="000A384E">
        <w:noBreakHyphen/>
      </w:r>
      <w:r w:rsidR="0007351F">
        <w:t xml:space="preserve">3, which will eventually </w:t>
      </w:r>
      <w:r w:rsidR="004849BE">
        <w:t>supersede</w:t>
      </w:r>
      <w:r w:rsidR="0007351F">
        <w:t xml:space="preserve"> the SHA-2 family.</w:t>
      </w:r>
    </w:p>
    <w:p w:rsidR="008544F2" w:rsidRDefault="008544F2" w:rsidP="008544F2">
      <w:pPr>
        <w:pStyle w:val="paragraph"/>
      </w:pPr>
      <w:r>
        <w:br w:type="page"/>
      </w:r>
    </w:p>
    <w:p w:rsidR="00484906" w:rsidRDefault="00920842" w:rsidP="00A3738A">
      <w:pPr>
        <w:pStyle w:val="Heading2"/>
      </w:pPr>
      <w:bookmarkStart w:id="12" w:name="_Toc528019203"/>
      <w:r w:rsidRPr="00A3738A">
        <w:lastRenderedPageBreak/>
        <w:t>Aim</w:t>
      </w:r>
      <w:bookmarkEnd w:id="12"/>
    </w:p>
    <w:p w:rsidR="00DA688B" w:rsidRDefault="00DA688B" w:rsidP="007B1FE3">
      <w:pPr>
        <w:pStyle w:val="paragraph"/>
        <w:ind w:firstLine="567"/>
      </w:pPr>
      <w:r>
        <w:t>This project aims to produce a general technique to allow for the automatic cryptanalysis of the SHA</w:t>
      </w:r>
      <w:r w:rsidR="000A384E">
        <w:noBreakHyphen/>
      </w:r>
      <w:r>
        <w:t>2 family of hash functions, specifically SHA</w:t>
      </w:r>
      <w:r w:rsidR="000A384E">
        <w:noBreakHyphen/>
      </w:r>
      <w:r>
        <w:t>256. This will use the well</w:t>
      </w:r>
      <w:r w:rsidR="000A384E">
        <w:noBreakHyphen/>
      </w:r>
      <w:r>
        <w:t>established framework of differential cryptanalysis, which describes how collisions may be found readily by determining how differences propagate through the hash function. Specifically, we will produce a program which will produce potential input differences which can in turn be used to find collisions in SHA</w:t>
      </w:r>
      <w:r w:rsidR="000A384E">
        <w:noBreakHyphen/>
      </w:r>
      <w:r>
        <w:t>256. However, due to the sheer complexity of SHA</w:t>
      </w:r>
      <w:r w:rsidR="000A384E">
        <w:noBreakHyphen/>
      </w:r>
      <w:r>
        <w:t>256, we will instea</w:t>
      </w:r>
      <w:r w:rsidR="00E9045A">
        <w:t>d work with a custom reduced variant</w:t>
      </w:r>
      <w:r>
        <w:t xml:space="preserve"> named MAW32. This hash function shares a very similar internal structure, but has a reduced block and digest size, number of rounds, and internal functions. This allows for testing of techniques in a short amount of time, which can then be used to comment on SHA</w:t>
      </w:r>
      <w:r w:rsidR="000A384E">
        <w:noBreakHyphen/>
      </w:r>
      <w:r>
        <w:t xml:space="preserve">256 itself. </w:t>
      </w:r>
    </w:p>
    <w:p w:rsidR="00DC72AF" w:rsidRPr="00DC72AF" w:rsidRDefault="00B4303B" w:rsidP="007B1FE3">
      <w:pPr>
        <w:pStyle w:val="paragraph"/>
        <w:ind w:firstLine="567"/>
      </w:pPr>
      <w:r>
        <w:t xml:space="preserve">Due to </w:t>
      </w:r>
      <w:r w:rsidR="00700167">
        <w:t xml:space="preserve">the literature on hash function cryptanalysis </w:t>
      </w:r>
      <w:r>
        <w:t xml:space="preserve">being very sparse, it is difficult for aspiring cryptanalysts to enter the field. For this project, </w:t>
      </w:r>
      <w:r w:rsidR="00700167">
        <w:t xml:space="preserve">the majority of material we considered when beginning the literature review for this project consisted of </w:t>
      </w:r>
      <w:r w:rsidR="00372DA6">
        <w:t>master’s</w:t>
      </w:r>
      <w:r w:rsidR="00700167">
        <w:t xml:space="preserve"> and PhD theses, as well </w:t>
      </w:r>
      <w:r w:rsidR="004D4E3C">
        <w:t>as conference proceedings</w:t>
      </w:r>
      <w:r>
        <w:t xml:space="preserve"> for conferences such as EUROCRYPT</w:t>
      </w:r>
      <w:r w:rsidR="004D4E3C">
        <w:t xml:space="preserve">. </w:t>
      </w:r>
      <w:r>
        <w:t xml:space="preserve">These sources are not well-suited to those with little to no background knowledge of cryptanalysis, and as such, </w:t>
      </w:r>
      <w:r w:rsidR="004D4E3C">
        <w:t>we aim for this report to also serve as a simple introduction to the field of hash function cryptanalysis.</w:t>
      </w:r>
      <w:r w:rsidR="007F26A6">
        <w:t xml:space="preserve"> </w:t>
      </w:r>
    </w:p>
    <w:p w:rsidR="00920842" w:rsidRDefault="00920842" w:rsidP="00920842">
      <w:pPr>
        <w:pStyle w:val="Heading2"/>
      </w:pPr>
      <w:bookmarkStart w:id="13" w:name="_Toc528019204"/>
      <w:r>
        <w:t>Importance</w:t>
      </w:r>
      <w:bookmarkEnd w:id="13"/>
    </w:p>
    <w:p w:rsidR="00D71A14" w:rsidRDefault="00D71A14" w:rsidP="007B1FE3">
      <w:pPr>
        <w:pStyle w:val="paragraph"/>
        <w:ind w:firstLine="567"/>
        <w:rPr>
          <w:rFonts w:eastAsiaTheme="minorEastAsia"/>
        </w:rPr>
      </w:pPr>
      <w:r>
        <w:t>Amongst the material we considered in our literature review, the majority of cryptanalysis for SHA</w:t>
      </w:r>
      <w:r w:rsidR="000A384E">
        <w:noBreakHyphen/>
      </w:r>
      <w:r>
        <w:t>256 used the framework of differential cryptanalysis, originally used by</w:t>
      </w:r>
      <w:r w:rsidR="00A95BFE">
        <w:t xml:space="preserve"> Eli</w:t>
      </w:r>
      <w:r>
        <w:t xml:space="preserve"> </w:t>
      </w:r>
      <w:r w:rsidR="00497C51">
        <w:t xml:space="preserve">Biham and </w:t>
      </w:r>
      <w:r w:rsidR="00A95BFE">
        <w:t xml:space="preserve">Adi </w:t>
      </w:r>
      <w:r>
        <w:t xml:space="preserve">Shamir in </w:t>
      </w:r>
      <w:r w:rsidR="00497C51">
        <w:t xml:space="preserve">their </w:t>
      </w:r>
      <w:r>
        <w:t>attack on DES in 199</w:t>
      </w:r>
      <w:r w:rsidR="007262BC">
        <w:t>3</w:t>
      </w:r>
      <w:r w:rsidR="00497C51">
        <w:fldChar w:fldCharType="begin"/>
      </w:r>
      <w:r w:rsidR="00497C51">
        <w:instrText xml:space="preserve"> ADDIN EN.CITE &lt;EndNote&gt;&lt;Cite&gt;&lt;Author&gt;Biham&lt;/Author&gt;&lt;Year&gt;1993&lt;/Year&gt;&lt;RecNum&gt;27&lt;/RecNum&gt;&lt;DisplayText&gt;[14]&lt;/DisplayText&gt;&lt;record&gt;&lt;rec-number&gt;27&lt;/rec-number&gt;&lt;foreign-keys&gt;&lt;key app="EN" db-id="w2ta95tpf5pa0lez2fkvtv5jzwx5vaxpzr9w" timestamp="1520927931"&gt;27&lt;/key&gt;&lt;/foreign-keys&gt;&lt;ref-type name="Book"&gt;6&lt;/ref-type&gt;&lt;contributors&gt;&lt;authors&gt;&lt;author&gt;Biham, Eli&lt;/author&gt;&lt;author&gt;Shamir, Adi&lt;/author&gt;&lt;/authors&gt;&lt;/contributors&gt;&lt;titles&gt;&lt;title&gt;Differential Cryptanalysis of the Data Encryption Standard&lt;/title&gt;&lt;/titles&gt;&lt;dates&gt;&lt;year&gt;1993&lt;/year&gt;&lt;/dates&gt;&lt;publisher&gt;Springer-Verlag New York&lt;/publisher&gt;&lt;isbn&gt; 978-1-4613-9314-6&lt;/isbn&gt;&lt;urls&gt;&lt;related-urls&gt;&lt;url&gt;&lt;style face="underline" font="default" size="100%"&gt;http://www.cs.technion.ac.il/~biham/Reports/differential-cryptanalysis-of-the-data-encryption-standard-biham-shamir-authors-latex-version.pdf&lt;/style&gt;&lt;/url&gt;&lt;/related-urls&gt;&lt;/urls&gt;&lt;/record&gt;&lt;/Cite&gt;&lt;/EndNote&gt;</w:instrText>
      </w:r>
      <w:r w:rsidR="00497C51">
        <w:fldChar w:fldCharType="separate"/>
      </w:r>
      <w:r w:rsidR="00497C51">
        <w:rPr>
          <w:noProof/>
        </w:rPr>
        <w:t>[14]</w:t>
      </w:r>
      <w:r w:rsidR="00497C51">
        <w:fldChar w:fldCharType="end"/>
      </w:r>
      <w:r>
        <w:t xml:space="preserve">. Such an attack requires what is </w:t>
      </w:r>
      <w:r w:rsidR="00497C51">
        <w:t>known as</w:t>
      </w:r>
      <w:r>
        <w:t xml:space="preserve"> an input difference, </w:t>
      </w:r>
      <m:oMath>
        <m:sSub>
          <m:sSubPr>
            <m:ctrlPr>
              <w:ins w:id="14" w:author="Mitchell" w:date="2018-09-29T17:40:00Z">
                <w:rPr>
                  <w:rFonts w:ascii="Cambria Math" w:hAnsi="Cambria Math" w:cs="Linux Libertine"/>
                  <w:i/>
                </w:rPr>
              </w:ins>
            </m:ctrlPr>
          </m:sSubPr>
          <m:e>
            <m:r>
              <m:rPr>
                <m:sty m:val="p"/>
              </m:rPr>
              <w:rPr>
                <w:rFonts w:ascii="Linux Libertine" w:hAnsi="Linux Libertine" w:cs="Linux Libertine"/>
              </w:rPr>
              <m:t>Δ</m:t>
            </m:r>
            <m:ctrlPr>
              <w:ins w:id="15" w:author="Mitchell" w:date="2018-09-29T17:40:00Z">
                <w:rPr>
                  <w:rFonts w:ascii="Linux Libertine" w:hAnsi="Linux Libertine" w:cs="Linux Libertine"/>
                </w:rPr>
              </w:ins>
            </m:ctrlPr>
          </m:e>
          <m:sub>
            <m:r>
              <w:rPr>
                <w:rFonts w:ascii="Cambria Math" w:hAnsi="Cambria Math" w:cs="Linux Libertine"/>
              </w:rPr>
              <m:t>0</m:t>
            </m:r>
          </m:sub>
        </m:sSub>
      </m:oMath>
      <w:r>
        <w:rPr>
          <w:rFonts w:eastAsiaTheme="minorEastAsia"/>
        </w:rPr>
        <w:t xml:space="preserve">, which is pivotal in readily finding collisions for a hash function. However, most of the literature considered did not spend much time at all on how this value was found; rather, the value was simply given, and results derived from it. </w:t>
      </w:r>
      <w:r w:rsidR="00497C51">
        <w:rPr>
          <w:rFonts w:eastAsiaTheme="minorEastAsia"/>
        </w:rPr>
        <w:t xml:space="preserve">This is acknowledged within the field by </w:t>
      </w:r>
      <w:r w:rsidR="00D063F6">
        <w:rPr>
          <w:rFonts w:eastAsiaTheme="minorEastAsia"/>
        </w:rPr>
        <w:t xml:space="preserve">Martin </w:t>
      </w:r>
      <w:r w:rsidR="00497C51">
        <w:rPr>
          <w:rFonts w:eastAsiaTheme="minorEastAsia"/>
        </w:rPr>
        <w:t xml:space="preserve">Schläffer, who states “… Wang </w:t>
      </w:r>
      <w:r w:rsidR="00497C51" w:rsidRPr="00497C51">
        <w:rPr>
          <w:rFonts w:eastAsiaTheme="minorEastAsia"/>
          <w:i/>
        </w:rPr>
        <w:t>et al.</w:t>
      </w:r>
      <w:r w:rsidR="00497C51">
        <w:rPr>
          <w:rFonts w:eastAsiaTheme="minorEastAsia"/>
        </w:rPr>
        <w:t xml:space="preserve"> give input differences, differential paths, and the corresponding conditions that allow to find collisions with a high probability. However, Wang </w:t>
      </w:r>
      <w:r w:rsidR="00497C51">
        <w:rPr>
          <w:rFonts w:eastAsiaTheme="minorEastAsia"/>
          <w:i/>
        </w:rPr>
        <w:t>et al.</w:t>
      </w:r>
      <w:r w:rsidR="00497C51">
        <w:rPr>
          <w:rFonts w:eastAsiaTheme="minorEastAsia"/>
        </w:rPr>
        <w:t xml:space="preserve"> do not explain how these paths were found. The common assumption is that they were found by hand with a great deal of intuition”</w:t>
      </w:r>
      <w:r w:rsidR="00497C51">
        <w:rPr>
          <w:rFonts w:eastAsiaTheme="minorEastAsia"/>
        </w:rPr>
        <w:fldChar w:fldCharType="begin"/>
      </w:r>
      <w:r w:rsidR="00497C51">
        <w:rPr>
          <w:rFonts w:eastAsiaTheme="minorEastAsia"/>
        </w:rPr>
        <w:instrText xml:space="preserve"> ADDIN EN.CITE &lt;EndNote&gt;&lt;Cite&gt;&lt;Author&gt;Schläffer&lt;/Author&gt;&lt;Year&gt;2006&lt;/Year&gt;&lt;RecNum&gt;29&lt;/RecNum&gt;&lt;DisplayText&gt;[15]&lt;/DisplayText&gt;&lt;record&gt;&lt;rec-number&gt;29&lt;/rec-number&gt;&lt;foreign-keys&gt;&lt;key app="EN" db-id="w2ta95tpf5pa0lez2fkvtv5jzwx5vaxpzr9w" timestamp="1527771016"&gt;29&lt;/key&gt;&lt;/foreign-keys&gt;&lt;ref-type name="Conference Proceedings"&gt;10&lt;/ref-type&gt;&lt;contributors&gt;&lt;authors&gt;&lt;author&gt;Schläffer, Martin&lt;/author&gt;&lt;author&gt;Oswald, Elisabeth&lt;/author&gt;&lt;/authors&gt;&lt;tertiary-authors&gt;&lt;author&gt;Robshaw, Matthew&lt;/author&gt;&lt;/tertiary-authors&gt;&lt;/contributors&gt;&lt;titles&gt;&lt;title&gt;Searching for Differential Paths in MD4&lt;/title&gt;&lt;tertiary-title&gt;Fast Software Encryption&lt;/tertiary-title&gt;&lt;/titles&gt;&lt;pages&gt;242-261&lt;/pages&gt;&lt;dates&gt;&lt;year&gt;2006&lt;/year&gt;&lt;/dates&gt;&lt;pub-location&gt;Berlin, Heidelberg&lt;/pub-location&gt;&lt;publisher&gt;Springer Berlin Heidelberg&lt;/publisher&gt;&lt;isbn&gt;978-3-540-36598-3&lt;/isbn&gt;&lt;label&gt;10.1007/11799313_16&lt;/label&gt;&lt;urls&gt;&lt;/urls&gt;&lt;/record&gt;&lt;/Cite&gt;&lt;/EndNote&gt;</w:instrText>
      </w:r>
      <w:r w:rsidR="00497C51">
        <w:rPr>
          <w:rFonts w:eastAsiaTheme="minorEastAsia"/>
        </w:rPr>
        <w:fldChar w:fldCharType="separate"/>
      </w:r>
      <w:r w:rsidR="00497C51">
        <w:rPr>
          <w:rFonts w:eastAsiaTheme="minorEastAsia"/>
          <w:noProof/>
        </w:rPr>
        <w:t>[15]</w:t>
      </w:r>
      <w:r w:rsidR="00497C51">
        <w:rPr>
          <w:rFonts w:eastAsiaTheme="minorEastAsia"/>
        </w:rPr>
        <w:fldChar w:fldCharType="end"/>
      </w:r>
      <w:r w:rsidR="00497C51">
        <w:rPr>
          <w:rFonts w:eastAsiaTheme="minorEastAsia"/>
        </w:rPr>
        <w:t xml:space="preserve">. </w:t>
      </w:r>
      <w:r>
        <w:rPr>
          <w:rFonts w:eastAsiaTheme="minorEastAsia"/>
        </w:rPr>
        <w:t xml:space="preserve">As such, this report </w:t>
      </w:r>
      <w:r w:rsidR="00497C51">
        <w:rPr>
          <w:rFonts w:eastAsiaTheme="minorEastAsia"/>
        </w:rPr>
        <w:t>provides</w:t>
      </w:r>
      <w:r>
        <w:rPr>
          <w:rFonts w:eastAsiaTheme="minorEastAsia"/>
        </w:rPr>
        <w:t xml:space="preserve"> a well</w:t>
      </w:r>
      <w:r w:rsidR="000A384E">
        <w:rPr>
          <w:rFonts w:eastAsiaTheme="minorEastAsia"/>
        </w:rPr>
        <w:noBreakHyphen/>
      </w:r>
      <w:r>
        <w:rPr>
          <w:rFonts w:eastAsiaTheme="minorEastAsia"/>
        </w:rPr>
        <w:t xml:space="preserve">documented way of deriving </w:t>
      </w:r>
      <m:oMath>
        <m:sSub>
          <m:sSubPr>
            <m:ctrlPr>
              <w:ins w:id="16" w:author="Mitchell" w:date="2018-09-29T17:42: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17" w:author="Mitchell" w:date="2018-09-29T17:42:00Z">
                <w:rPr>
                  <w:rFonts w:ascii="Linux Libertine" w:eastAsiaTheme="minorEastAsia" w:hAnsi="Linux Libertine" w:cs="Linux Libertine"/>
                </w:rPr>
              </w:ins>
            </m:ctrlPr>
          </m:e>
          <m:sub>
            <m:r>
              <w:rPr>
                <w:rFonts w:ascii="Cambria Math" w:eastAsiaTheme="minorEastAsia" w:hAnsi="Cambria Math" w:cs="Linux Libertine"/>
              </w:rPr>
              <m:t>0</m:t>
            </m:r>
          </m:sub>
        </m:sSub>
      </m:oMath>
      <w:r>
        <w:rPr>
          <w:rFonts w:eastAsiaTheme="minorEastAsia"/>
        </w:rPr>
        <w:t xml:space="preserve"> it</w:t>
      </w:r>
      <w:r w:rsidR="00497C51">
        <w:rPr>
          <w:rFonts w:eastAsiaTheme="minorEastAsia"/>
        </w:rPr>
        <w:t>self via a computational method, which in turn may be specialized and</w:t>
      </w:r>
      <w:r>
        <w:rPr>
          <w:rFonts w:eastAsiaTheme="minorEastAsia"/>
        </w:rPr>
        <w:t xml:space="preserve"> used as part of other approaches</w:t>
      </w:r>
      <w:r w:rsidR="00497C51">
        <w:rPr>
          <w:rFonts w:eastAsiaTheme="minorEastAsia"/>
        </w:rPr>
        <w:t xml:space="preserve"> more efficiently.</w:t>
      </w:r>
    </w:p>
    <w:p w:rsidR="00DC72AF" w:rsidRPr="00DC72AF" w:rsidRDefault="00DC72AF" w:rsidP="007B1FE3">
      <w:pPr>
        <w:pStyle w:val="paragraph"/>
        <w:ind w:firstLine="567"/>
      </w:pPr>
    </w:p>
    <w:p w:rsidR="00920842" w:rsidRDefault="00FF2AA2" w:rsidP="00920842">
      <w:pPr>
        <w:pStyle w:val="Heading2"/>
      </w:pPr>
      <w:bookmarkStart w:id="18" w:name="_Toc528019205"/>
      <w:r>
        <w:t>Overview</w:t>
      </w:r>
      <w:bookmarkEnd w:id="18"/>
    </w:p>
    <w:p w:rsidR="00BE2F1C" w:rsidRDefault="0027186E" w:rsidP="005132D0">
      <w:pPr>
        <w:pStyle w:val="paragraph"/>
        <w:ind w:firstLine="567"/>
      </w:pPr>
      <w:r>
        <w:t>As part of this project, we completed an in</w:t>
      </w:r>
      <w:r w:rsidR="000A384E">
        <w:noBreakHyphen/>
      </w:r>
      <w:r>
        <w:t xml:space="preserve">depth literature review, with a focus on </w:t>
      </w:r>
      <w:r w:rsidR="00BD1A6D">
        <w:t xml:space="preserve">cryptanalytic </w:t>
      </w:r>
      <w:r>
        <w:t xml:space="preserve">techniques applied to </w:t>
      </w:r>
      <w:r w:rsidR="00BD1A6D">
        <w:t xml:space="preserve">classic cryptographic hash functions such as MD4, MD5 and SHA-1, as well as </w:t>
      </w:r>
      <w:r w:rsidR="00110BBB">
        <w:t>SHA</w:t>
      </w:r>
      <w:r w:rsidR="000A384E">
        <w:noBreakHyphen/>
      </w:r>
      <w:r w:rsidR="00110BBB">
        <w:t>256</w:t>
      </w:r>
      <w:r w:rsidR="00BD1A6D">
        <w:t xml:space="preserve">. This review will be outlined in the next section of this report, and will provide further details typically not covered in most literature. </w:t>
      </w:r>
      <w:r w:rsidR="00BE2F1C">
        <w:t xml:space="preserve">Additionally, we will look in-depth at the framework of differential cryptanalysis, as well as the structure and implementation of hash functions, including SHA-256. </w:t>
      </w:r>
    </w:p>
    <w:p w:rsidR="00372DA6" w:rsidRDefault="00BE2F1C" w:rsidP="005132D0">
      <w:pPr>
        <w:pStyle w:val="paragraph"/>
        <w:ind w:firstLine="567"/>
      </w:pPr>
      <w:r>
        <w:t xml:space="preserve">From here, we will define our reduced SHA-256 variant, MAW32, giving specific details as well as a reference implementation, with further explanation as to why it is applicable in our project. We will also describe how discuss how some of the ideas presented could possibly be implemented, along with approximations for computations which are otherwise too complex. In the following chapter, we will formulate a method for testing our possible approaches, giving necessary conditions for our criteria, how results will be compared, and how to determine validity. </w:t>
      </w:r>
      <w:r w:rsidR="000315DE">
        <w:t xml:space="preserve">We will then finish with a discussion of our results, and determine whether any of them provide a suitable solution to our </w:t>
      </w:r>
      <w:r w:rsidR="00972268">
        <w:t>problem. Finally</w:t>
      </w:r>
      <w:r w:rsidR="00372DA6">
        <w:t xml:space="preserve">, we will give an evaluation of our work, especially as compared to current results in the field, discuss the impact of our project on the field, and discuss future work relating to this project. </w:t>
      </w:r>
    </w:p>
    <w:p w:rsidR="00484906" w:rsidRPr="00484906" w:rsidRDefault="00484906" w:rsidP="00484906"/>
    <w:p w:rsidR="005B09C3" w:rsidRDefault="00681DCE" w:rsidP="005B09C3">
      <w:pPr>
        <w:pStyle w:val="Heading1"/>
      </w:pPr>
      <w:bookmarkStart w:id="19" w:name="_Toc528019206"/>
      <w:r>
        <w:lastRenderedPageBreak/>
        <w:t>Background</w:t>
      </w:r>
      <w:bookmarkEnd w:id="19"/>
    </w:p>
    <w:p w:rsidR="00681DCE" w:rsidRDefault="00A21852" w:rsidP="00920842">
      <w:pPr>
        <w:pStyle w:val="Heading2"/>
      </w:pPr>
      <w:bookmarkStart w:id="20" w:name="_Toc528019207"/>
      <w:r>
        <w:t>Hash Functions</w:t>
      </w:r>
      <w:bookmarkEnd w:id="20"/>
    </w:p>
    <w:p w:rsidR="00A21852" w:rsidRDefault="00A21852" w:rsidP="00A21852">
      <w:pPr>
        <w:pStyle w:val="paragraph"/>
        <w:ind w:firstLine="567"/>
        <w:rPr>
          <w:rFonts w:eastAsiaTheme="minorEastAsia"/>
        </w:rPr>
      </w:pPr>
      <w:r>
        <w:t xml:space="preserve">We define a hash function </w:t>
      </w:r>
      <m:oMath>
        <m:r>
          <w:rPr>
            <w:rFonts w:ascii="Cambria Math" w:hAnsi="Cambria Math" w:cs="Linux Libertine"/>
          </w:rPr>
          <m:t>H</m:t>
        </m:r>
      </m:oMath>
      <w:r>
        <w:rPr>
          <w:rFonts w:eastAsiaTheme="minorEastAsia"/>
        </w:rPr>
        <w:t xml:space="preserve"> to be a pure mathematical function, which takes an arbitrary length input, and produces some fixed length output. We often denote this with the signature </w:t>
      </w:r>
      <m:oMath>
        <m:r>
          <w:rPr>
            <w:rFonts w:ascii="Cambria Math" w:eastAsiaTheme="minorEastAsia" w:hAnsi="Cambria Math" w:cs="Linux Libertine"/>
          </w:rPr>
          <m:t>H :</m:t>
        </m:r>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Linux Libertine"/>
              </w:rPr>
              <m:t>*</m:t>
            </m:r>
          </m:sup>
        </m:sSubSup>
        <m:r>
          <w:rPr>
            <w:rFonts w:ascii="Cambria Math" w:eastAsiaTheme="minorEastAsia" w:hAnsi="Cambria Math" w:cs="Linux Libertine"/>
          </w:rPr>
          <m:t>→</m:t>
        </m:r>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Cambria Math"/>
              </w:rPr>
              <m:t>n</m:t>
            </m:r>
          </m:sup>
        </m:sSubSup>
      </m:oMath>
      <w:r>
        <w:rPr>
          <w:rFonts w:eastAsiaTheme="minorEastAsia"/>
        </w:rPr>
        <w:t xml:space="preserve"> for some </w:t>
      </w:r>
      <m:oMath>
        <m:r>
          <w:rPr>
            <w:rFonts w:ascii="Cambria Math" w:eastAsiaTheme="minorEastAsia" w:hAnsi="Cambria Math" w:cs="Linux Libertine"/>
          </w:rPr>
          <m:t>n</m:t>
        </m:r>
        <m:r>
          <m:rPr>
            <m:scr m:val="double-struck"/>
          </m:rPr>
          <w:rPr>
            <w:rFonts w:ascii="Cambria Math" w:eastAsiaTheme="minorEastAsia" w:hAnsi="Cambria Math" w:cs="Linux Libertine"/>
          </w:rPr>
          <m:t>∈N</m:t>
        </m:r>
      </m:oMath>
      <w:r w:rsidR="005E5104">
        <w:rPr>
          <w:rFonts w:eastAsiaTheme="minorEastAsia"/>
        </w:rPr>
        <w:t xml:space="preserve">, where </w:t>
      </w:r>
      <m:oMath>
        <m:sSub>
          <m:sSubPr>
            <m:ctrlPr>
              <w:rPr>
                <w:rFonts w:ascii="Cambria Math" w:eastAsiaTheme="minorEastAsia" w:hAnsi="Cambria Math" w:cs="Linux Libertine"/>
                <w:i/>
              </w:rPr>
            </m:ctrlPr>
          </m:sSub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Sub>
        <m:r>
          <w:rPr>
            <w:rFonts w:ascii="Cambria Math" w:eastAsiaTheme="minorEastAsia" w:hAnsi="Cambria Math" w:cs="Linux Libertine"/>
          </w:rPr>
          <m:t>={0,1}</m:t>
        </m:r>
      </m:oMath>
      <w:r w:rsidR="00174E03" w:rsidRPr="009C45E6">
        <w:rPr>
          <w:rFonts w:ascii="Cambria Math" w:eastAsiaTheme="minorEastAsia" w:hAnsi="Cambria Math"/>
        </w:rPr>
        <w:t>,</w:t>
      </w:r>
      <w:r w:rsidR="00174E03">
        <w:rPr>
          <w:rFonts w:eastAsiaTheme="minorEastAsia"/>
        </w:rPr>
        <w:t xml:space="preserve"> </w:t>
      </w:r>
      <m:oMath>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Cambria Math"/>
              </w:rPr>
              <m:t>n</m:t>
            </m:r>
          </m:sup>
        </m:sSubSup>
      </m:oMath>
      <w:r w:rsidR="00174E03">
        <w:rPr>
          <w:rFonts w:eastAsiaTheme="minorEastAsia"/>
        </w:rPr>
        <w:t xml:space="preserve"> is </w:t>
      </w:r>
      <w:r w:rsidR="00E2362F">
        <w:rPr>
          <w:rFonts w:eastAsiaTheme="minorEastAsia"/>
        </w:rPr>
        <w:t>all vectors over</w:t>
      </w:r>
      <w:r w:rsidR="00174E03">
        <w:rPr>
          <w:rFonts w:eastAsiaTheme="minorEastAsia"/>
        </w:rPr>
        <w:t xml:space="preserve"> </w:t>
      </w:r>
      <m:oMath>
        <m:sSub>
          <m:sSubPr>
            <m:ctrlPr>
              <w:rPr>
                <w:rFonts w:ascii="Cambria Math" w:eastAsiaTheme="minorEastAsia" w:hAnsi="Cambria Math" w:cs="Linux Libertine"/>
                <w:i/>
              </w:rPr>
            </m:ctrlPr>
          </m:sSub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Sub>
      </m:oMath>
      <w:r w:rsidR="00E2362F">
        <w:rPr>
          <w:rFonts w:eastAsiaTheme="minorEastAsia"/>
        </w:rPr>
        <w:t xml:space="preserve"> of length </w:t>
      </w:r>
      <m:oMath>
        <m:r>
          <w:rPr>
            <w:rFonts w:ascii="Cambria Math" w:eastAsiaTheme="minorEastAsia" w:hAnsi="Cambria Math" w:cs="Linux Libertine"/>
          </w:rPr>
          <m:t>n</m:t>
        </m:r>
      </m:oMath>
      <w:r w:rsidR="00E2362F">
        <w:rPr>
          <w:rFonts w:eastAsiaTheme="minorEastAsia"/>
        </w:rPr>
        <w:t xml:space="preserve">, and </w:t>
      </w:r>
      <m:oMath>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Linux Libertine"/>
              </w:rPr>
              <m:t>*</m:t>
            </m:r>
          </m:sup>
        </m:sSubSup>
        <m:r>
          <w:rPr>
            <w:rFonts w:ascii="Cambria Math" w:eastAsiaTheme="minorEastAsia" w:hAnsi="Cambria Math" w:cs="Linux Libertine"/>
          </w:rPr>
          <m:t>=</m:t>
        </m:r>
        <m:nary>
          <m:naryPr>
            <m:chr m:val="⋃"/>
            <m:limLoc m:val="undOvr"/>
            <m:supHide m:val="1"/>
            <m:ctrlPr>
              <w:rPr>
                <w:rFonts w:ascii="Cambria Math" w:eastAsiaTheme="minorEastAsia" w:hAnsi="Cambria Math" w:cs="Linux Libertine"/>
                <w:i/>
              </w:rPr>
            </m:ctrlPr>
          </m:naryPr>
          <m:sub>
            <m:r>
              <w:rPr>
                <w:rFonts w:ascii="Cambria Math" w:eastAsiaTheme="minorEastAsia" w:hAnsi="Cambria Math" w:cs="Cambria Math"/>
              </w:rPr>
              <m:t>n</m:t>
            </m:r>
            <m:r>
              <m:rPr>
                <m:scr m:val="double-struck"/>
              </m:rPr>
              <w:rPr>
                <w:rFonts w:ascii="Cambria Math" w:eastAsiaTheme="minorEastAsia" w:hAnsi="Cambria Math" w:cs="Linux Libertine"/>
              </w:rPr>
              <m:t>∈N</m:t>
            </m:r>
          </m:sub>
          <m:sup/>
          <m:e>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Cambria Math"/>
                  </w:rPr>
                  <m:t>n</m:t>
                </m:r>
              </m:sup>
            </m:sSubSup>
          </m:e>
        </m:nary>
      </m:oMath>
      <w:r w:rsidR="00E2362F">
        <w:rPr>
          <w:rFonts w:eastAsiaTheme="minorEastAsia"/>
        </w:rPr>
        <w:t xml:space="preserve"> is all arbitrary vectors over </w:t>
      </w:r>
      <m:oMath>
        <m:sSub>
          <m:sSubPr>
            <m:ctrlPr>
              <w:rPr>
                <w:rFonts w:ascii="Cambria Math" w:eastAsiaTheme="minorEastAsia" w:hAnsi="Cambria Math" w:cs="Linux Libertine"/>
                <w:i/>
              </w:rPr>
            </m:ctrlPr>
          </m:sSub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Sub>
      </m:oMath>
      <w:r>
        <w:rPr>
          <w:rFonts w:eastAsiaTheme="minorEastAsia"/>
        </w:rPr>
        <w:t xml:space="preserve">. The input of such a function is referred to as the message, and the output is referred to as the digest, or hash value associated with the message. Typically, the input is viewed as some block of memory, while the hash value is viewed as some </w:t>
      </w:r>
      <m:oMath>
        <m:r>
          <w:rPr>
            <w:rFonts w:ascii="Cambria Math" w:eastAsiaTheme="minorEastAsia" w:hAnsi="Cambria Math" w:cs="Linux Libertine"/>
          </w:rPr>
          <m:t>n</m:t>
        </m:r>
      </m:oMath>
      <w:r w:rsidR="000A384E">
        <w:rPr>
          <w:rFonts w:eastAsiaTheme="minorEastAsia"/>
        </w:rPr>
        <w:noBreakHyphen/>
      </w:r>
      <w:r>
        <w:rPr>
          <w:rFonts w:eastAsiaTheme="minorEastAsia"/>
        </w:rPr>
        <w:t xml:space="preserve">bit integer. </w:t>
      </w:r>
      <w:r w:rsidR="00A10F7A">
        <w:rPr>
          <w:rFonts w:eastAsiaTheme="minorEastAsia"/>
        </w:rPr>
        <w:t>A naïve hash function may involve ‘folding’ the block by combining each element with each other via the XOR operator</w:t>
      </w:r>
      <w:r w:rsidR="0044341D">
        <w:rPr>
          <w:rFonts w:eastAsiaTheme="minorEastAsia"/>
        </w:rPr>
        <w:t>. An example, specialized for strings, is given below.</w:t>
      </w:r>
    </w:p>
    <w:bookmarkStart w:id="21" w:name="_MON_1599837491"/>
    <w:bookmarkEnd w:id="21"/>
    <w:p w:rsidR="00175369" w:rsidRDefault="0044341D" w:rsidP="00175369">
      <w:pPr>
        <w:pStyle w:val="paragraph"/>
        <w:keepNext/>
        <w:ind w:firstLine="567"/>
      </w:pPr>
      <w:r>
        <w:rPr>
          <w:rFonts w:eastAsiaTheme="minorEastAsia"/>
        </w:rPr>
        <w:object w:dxaOrig="9026" w:dyaOrig="3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53.05pt" o:ole="">
            <v:imagedata r:id="rId10" o:title=""/>
          </v:shape>
          <o:OLEObject Type="Embed" ProgID="Word.OpenDocumentText.12" ShapeID="_x0000_i1025" DrawAspect="Content" ObjectID="_1601761188" r:id="rId11"/>
        </w:object>
      </w:r>
    </w:p>
    <w:p w:rsidR="00D53474" w:rsidRDefault="00175369" w:rsidP="00175369">
      <w:pPr>
        <w:pStyle w:val="Caption"/>
        <w:jc w:val="both"/>
      </w:pPr>
      <w:bookmarkStart w:id="22" w:name="_Toc528019275"/>
      <w:r>
        <w:t xml:space="preserve">Figure </w:t>
      </w:r>
      <w:r w:rsidR="008025B5">
        <w:fldChar w:fldCharType="begin"/>
      </w:r>
      <w:r w:rsidR="008025B5">
        <w:instrText xml:space="preserve"> SEQ Figure \* ARABIC </w:instrText>
      </w:r>
      <w:r w:rsidR="008025B5">
        <w:fldChar w:fldCharType="separate"/>
      </w:r>
      <w:r w:rsidR="00DC273F">
        <w:rPr>
          <w:noProof/>
        </w:rPr>
        <w:t>1</w:t>
      </w:r>
      <w:r w:rsidR="008025B5">
        <w:rPr>
          <w:noProof/>
        </w:rPr>
        <w:fldChar w:fldCharType="end"/>
      </w:r>
      <w:r>
        <w:t xml:space="preserve"> - Basic Hash Function</w:t>
      </w:r>
      <w:bookmarkEnd w:id="22"/>
    </w:p>
    <w:p w:rsidR="00A21852" w:rsidRDefault="0044341D" w:rsidP="00A21852">
      <w:pPr>
        <w:pStyle w:val="paragraph"/>
        <w:ind w:firstLine="567"/>
        <w:rPr>
          <w:rFonts w:eastAsiaTheme="minorEastAsia"/>
        </w:rPr>
      </w:pPr>
      <w:r>
        <w:rPr>
          <w:rFonts w:eastAsiaTheme="minorEastAsia"/>
        </w:rPr>
        <w:t xml:space="preserve">Here, we see each element in our block is examined, and is used to </w:t>
      </w:r>
      <w:r w:rsidR="00322F4E">
        <w:rPr>
          <w:rFonts w:eastAsiaTheme="minorEastAsia"/>
        </w:rPr>
        <w:t>affect</w:t>
      </w:r>
      <w:r>
        <w:rPr>
          <w:rFonts w:eastAsiaTheme="minorEastAsia"/>
        </w:rPr>
        <w:t xml:space="preserve"> the overall hash value for the input. This function is also purely deterministic; repeat calls to </w:t>
      </w:r>
      <w:r w:rsidRPr="0044341D">
        <w:rPr>
          <w:rFonts w:ascii="Consolas" w:eastAsiaTheme="minorEastAsia" w:hAnsi="Consolas" w:cs="Consolas"/>
        </w:rPr>
        <w:t>hash</w:t>
      </w:r>
      <w:r>
        <w:rPr>
          <w:rFonts w:eastAsiaTheme="minorEastAsia"/>
        </w:rPr>
        <w:t xml:space="preserve"> is guaranteed to yield the same result. </w:t>
      </w:r>
      <w:r w:rsidR="002F444B">
        <w:rPr>
          <w:rFonts w:eastAsiaTheme="minorEastAsia"/>
        </w:rPr>
        <w:t>A common application of h</w:t>
      </w:r>
      <w:r w:rsidR="00A21852">
        <w:rPr>
          <w:rFonts w:eastAsiaTheme="minorEastAsia"/>
        </w:rPr>
        <w:t xml:space="preserve">ash functions </w:t>
      </w:r>
      <w:r w:rsidR="002F444B">
        <w:rPr>
          <w:rFonts w:eastAsiaTheme="minorEastAsia"/>
        </w:rPr>
        <w:t xml:space="preserve">is when </w:t>
      </w:r>
      <w:r w:rsidR="00A21852">
        <w:rPr>
          <w:rFonts w:eastAsiaTheme="minorEastAsia"/>
        </w:rPr>
        <w:t>a ‘fingerprint’ needs to</w:t>
      </w:r>
      <w:r w:rsidR="002F444B">
        <w:rPr>
          <w:rFonts w:eastAsiaTheme="minorEastAsia"/>
        </w:rPr>
        <w:t xml:space="preserve"> be associated with some value. </w:t>
      </w:r>
      <w:r w:rsidR="00A21852">
        <w:rPr>
          <w:rFonts w:eastAsiaTheme="minorEastAsia"/>
        </w:rPr>
        <w:t>A typical example would be a hash table. This is a generalization of an array</w:t>
      </w:r>
      <w:r w:rsidR="002F444B">
        <w:rPr>
          <w:rFonts w:eastAsiaTheme="minorEastAsia"/>
        </w:rPr>
        <w:t xml:space="preserve">, in which the </w:t>
      </w:r>
      <w:r w:rsidR="00084D9B">
        <w:rPr>
          <w:rFonts w:eastAsiaTheme="minorEastAsia"/>
        </w:rPr>
        <w:t>array</w:t>
      </w:r>
      <w:r w:rsidR="002F444B">
        <w:rPr>
          <w:rFonts w:eastAsiaTheme="minorEastAsia"/>
        </w:rPr>
        <w:t xml:space="preserve"> key can be any arbitrary type. </w:t>
      </w:r>
      <w:r w:rsidR="00A21852">
        <w:rPr>
          <w:rFonts w:eastAsiaTheme="minorEastAsia"/>
        </w:rPr>
        <w:t xml:space="preserve">To allow for this, the hash value of the key is taken, and used to perform the usual </w:t>
      </w:r>
      <w:r w:rsidR="00713FB8">
        <w:rPr>
          <w:rFonts w:eastAsiaTheme="minorEastAsia"/>
        </w:rPr>
        <w:t>integer</w:t>
      </w:r>
      <w:r w:rsidR="000A384E">
        <w:rPr>
          <w:rFonts w:eastAsiaTheme="minorEastAsia"/>
        </w:rPr>
        <w:noBreakHyphen/>
      </w:r>
      <w:r w:rsidR="00713FB8">
        <w:rPr>
          <w:rFonts w:eastAsiaTheme="minorEastAsia"/>
        </w:rPr>
        <w:t>based</w:t>
      </w:r>
      <w:r w:rsidR="00A21852">
        <w:rPr>
          <w:rFonts w:eastAsiaTheme="minorEastAsia"/>
        </w:rPr>
        <w:t xml:space="preserve"> lookup in an array.</w:t>
      </w:r>
      <w:r>
        <w:rPr>
          <w:rFonts w:eastAsiaTheme="minorEastAsia"/>
        </w:rPr>
        <w:t xml:space="preserve"> A specialized example, utilizing our previous hash function, is given below.</w:t>
      </w:r>
    </w:p>
    <w:bookmarkStart w:id="23" w:name="_MON_1599838376"/>
    <w:bookmarkEnd w:id="23"/>
    <w:p w:rsidR="00175369" w:rsidRDefault="0044341D" w:rsidP="00175369">
      <w:pPr>
        <w:pStyle w:val="paragraph"/>
        <w:keepNext/>
        <w:ind w:firstLine="567"/>
      </w:pPr>
      <w:r>
        <w:rPr>
          <w:rFonts w:eastAsiaTheme="minorEastAsia"/>
        </w:rPr>
        <w:object w:dxaOrig="9026" w:dyaOrig="3737">
          <v:shape id="_x0000_i1026" type="#_x0000_t75" style="width:451.3pt;height:186.65pt" o:ole="">
            <v:imagedata r:id="rId12" o:title=""/>
          </v:shape>
          <o:OLEObject Type="Embed" ProgID="Word.OpenDocumentText.12" ShapeID="_x0000_i1026" DrawAspect="Content" ObjectID="_1601761189" r:id="rId13"/>
        </w:object>
      </w:r>
    </w:p>
    <w:p w:rsidR="0044341D" w:rsidRDefault="00175369" w:rsidP="00175369">
      <w:pPr>
        <w:pStyle w:val="Caption"/>
        <w:jc w:val="both"/>
        <w:rPr>
          <w:rFonts w:eastAsiaTheme="minorEastAsia"/>
        </w:rPr>
      </w:pPr>
      <w:bookmarkStart w:id="24" w:name="_Toc528019276"/>
      <w:r>
        <w:t xml:space="preserve">Figure </w:t>
      </w:r>
      <w:r w:rsidR="008025B5">
        <w:fldChar w:fldCharType="begin"/>
      </w:r>
      <w:r w:rsidR="008025B5">
        <w:instrText xml:space="preserve"> SEQ Figure \* ARABIC </w:instrText>
      </w:r>
      <w:r w:rsidR="008025B5">
        <w:fldChar w:fldCharType="separate"/>
      </w:r>
      <w:r w:rsidR="00DC273F">
        <w:rPr>
          <w:noProof/>
        </w:rPr>
        <w:t>2</w:t>
      </w:r>
      <w:r w:rsidR="008025B5">
        <w:rPr>
          <w:noProof/>
        </w:rPr>
        <w:fldChar w:fldCharType="end"/>
      </w:r>
      <w:r>
        <w:t xml:space="preserve"> - Application of Hash Functions: Hash Table</w:t>
      </w:r>
      <w:bookmarkEnd w:id="24"/>
    </w:p>
    <w:p w:rsidR="00476E7A" w:rsidRPr="00073B1D" w:rsidRDefault="00FE6595" w:rsidP="00476E7A">
      <w:pPr>
        <w:pStyle w:val="paragraph"/>
        <w:ind w:firstLine="567"/>
        <w:rPr>
          <w:rFonts w:eastAsiaTheme="minorEastAsia" w:cstheme="minorHAnsi"/>
        </w:rPr>
      </w:pPr>
      <w:r w:rsidRPr="00073B1D">
        <w:rPr>
          <w:rFonts w:cstheme="minorHAnsi"/>
        </w:rPr>
        <w:t xml:space="preserve">With this, we can effectively store integers in an array which is indexed by a string. </w:t>
      </w:r>
      <w:r w:rsidR="00115DB9" w:rsidRPr="00073B1D">
        <w:rPr>
          <w:rFonts w:cstheme="minorHAnsi"/>
        </w:rPr>
        <w:t xml:space="preserve">However, there is a potential issue; if </w:t>
      </w:r>
      <m:oMath>
        <m:r>
          <w:rPr>
            <w:rFonts w:ascii="Cambria Math" w:hAnsi="Cambria Math" w:cs="Consolas"/>
          </w:rPr>
          <m:t>hash</m:t>
        </m:r>
      </m:oMath>
      <w:r w:rsidRPr="00073B1D">
        <w:rPr>
          <w:rFonts w:cstheme="minorHAnsi"/>
        </w:rPr>
        <w:t xml:space="preserve"> </w:t>
      </w:r>
      <w:r w:rsidR="00115DB9" w:rsidRPr="00073B1D">
        <w:rPr>
          <w:rFonts w:cstheme="minorHAnsi"/>
        </w:rPr>
        <w:t xml:space="preserve">were to produce the same value for two distinct values of </w:t>
      </w:r>
      <m:oMath>
        <m:r>
          <w:rPr>
            <w:rFonts w:ascii="Cambria Math" w:hAnsi="Cambria Math" w:cs="Consolas"/>
          </w:rPr>
          <m:t>key</m:t>
        </m:r>
      </m:oMath>
      <w:r w:rsidR="00115DB9" w:rsidRPr="00073B1D">
        <w:rPr>
          <w:rFonts w:cstheme="minorHAnsi"/>
        </w:rPr>
        <w:t xml:space="preserve">, then we may inadvertently overwrite some of our data. </w:t>
      </w:r>
      <w:r w:rsidR="00476E7A" w:rsidRPr="00073B1D">
        <w:rPr>
          <w:rFonts w:eastAsiaTheme="minorEastAsia" w:cstheme="minorHAnsi"/>
        </w:rPr>
        <w:t xml:space="preserve">In this example, although we assigned the value of </w:t>
      </w:r>
      <m:oMath>
        <m:r>
          <w:rPr>
            <w:rFonts w:ascii="Cambria Math" w:eastAsiaTheme="minorEastAsia" w:hAnsi="Cambria Math" w:cs="Linux Libertine"/>
          </w:rPr>
          <m:t>2</m:t>
        </m:r>
      </m:oMath>
      <w:r w:rsidR="00476E7A" w:rsidRPr="00073B1D">
        <w:rPr>
          <w:rFonts w:eastAsiaTheme="minorEastAsia" w:cstheme="minorHAnsi"/>
        </w:rPr>
        <w:t xml:space="preserve"> to the string </w:t>
      </w:r>
      <m:oMath>
        <m:r>
          <w:rPr>
            <w:rFonts w:ascii="Cambria Math" w:eastAsiaTheme="minorEastAsia" w:hAnsi="Cambria Math" w:cstheme="minorHAnsi"/>
          </w:rPr>
          <m:t>"</m:t>
        </m:r>
        <m:r>
          <w:rPr>
            <w:rFonts w:ascii="Cambria Math" w:eastAsiaTheme="minorEastAsia" w:hAnsi="Cambria Math" w:cs="Cambria Math"/>
          </w:rPr>
          <m:t>university</m:t>
        </m:r>
        <m:r>
          <w:rPr>
            <w:rFonts w:ascii="Linux Libertine" w:eastAsiaTheme="minorEastAsia" w:hAnsi="Linux Libertine" w:cs="Linux Libertine"/>
          </w:rPr>
          <m:t>"</m:t>
        </m:r>
      </m:oMath>
      <w:r w:rsidR="00476E7A" w:rsidRPr="00073B1D">
        <w:rPr>
          <w:rFonts w:eastAsiaTheme="minorEastAsia" w:cstheme="minorHAnsi"/>
        </w:rPr>
        <w:t xml:space="preserve">, when we go to retrieve the value </w:t>
      </w:r>
      <w:r w:rsidR="00D15554" w:rsidRPr="00073B1D">
        <w:rPr>
          <w:rFonts w:eastAsiaTheme="minorEastAsia" w:cstheme="minorHAnsi"/>
        </w:rPr>
        <w:t>later</w:t>
      </w:r>
      <w:r w:rsidR="00476E7A" w:rsidRPr="00073B1D">
        <w:rPr>
          <w:rFonts w:eastAsiaTheme="minorEastAsia" w:cstheme="minorHAnsi"/>
        </w:rPr>
        <w:t xml:space="preserve">, it has been accidentally changed to the value </w:t>
      </w:r>
      <m:oMath>
        <m:r>
          <w:rPr>
            <w:rFonts w:ascii="Cambria Math" w:eastAsiaTheme="minorEastAsia" w:hAnsi="Cambria Math" w:cs="Consolas"/>
          </w:rPr>
          <m:t>0</m:t>
        </m:r>
      </m:oMath>
      <w:r w:rsidR="00476E7A" w:rsidRPr="00073B1D">
        <w:rPr>
          <w:rFonts w:eastAsiaTheme="minorEastAsia" w:cstheme="minorHAnsi"/>
        </w:rPr>
        <w:t xml:space="preserve">. </w:t>
      </w:r>
    </w:p>
    <w:bookmarkStart w:id="25" w:name="_MON_1599838544"/>
    <w:bookmarkEnd w:id="25"/>
    <w:p w:rsidR="00175369" w:rsidRDefault="00115DB9" w:rsidP="00175369">
      <w:pPr>
        <w:pStyle w:val="paragraph"/>
        <w:keepNext/>
        <w:ind w:firstLine="567"/>
      </w:pPr>
      <w:r>
        <w:rPr>
          <w:rFonts w:ascii="Liberation Mono" w:hAnsi="Liberation Mono"/>
        </w:rPr>
        <w:object w:dxaOrig="9026" w:dyaOrig="1290">
          <v:shape id="_x0000_i1027" type="#_x0000_t75" style="width:451.3pt;height:64.5pt" o:ole="">
            <v:imagedata r:id="rId14" o:title=""/>
          </v:shape>
          <o:OLEObject Type="Embed" ProgID="Word.OpenDocumentText.12" ShapeID="_x0000_i1027" DrawAspect="Content" ObjectID="_1601761190" r:id="rId15"/>
        </w:object>
      </w:r>
    </w:p>
    <w:p w:rsidR="00115DB9" w:rsidRDefault="00175369" w:rsidP="00175369">
      <w:pPr>
        <w:pStyle w:val="Caption"/>
        <w:jc w:val="both"/>
        <w:rPr>
          <w:rFonts w:ascii="Liberation Mono" w:hAnsi="Liberation Mono"/>
        </w:rPr>
      </w:pPr>
      <w:bookmarkStart w:id="26" w:name="_Toc528019277"/>
      <w:r>
        <w:t xml:space="preserve">Figure </w:t>
      </w:r>
      <w:r w:rsidR="008025B5">
        <w:fldChar w:fldCharType="begin"/>
      </w:r>
      <w:r w:rsidR="008025B5">
        <w:instrText xml:space="preserve"> SEQ Figure \* ARABIC </w:instrText>
      </w:r>
      <w:r w:rsidR="008025B5">
        <w:fldChar w:fldCharType="separate"/>
      </w:r>
      <w:r w:rsidR="00DC273F">
        <w:rPr>
          <w:noProof/>
        </w:rPr>
        <w:t>3</w:t>
      </w:r>
      <w:r w:rsidR="008025B5">
        <w:rPr>
          <w:noProof/>
        </w:rPr>
        <w:fldChar w:fldCharType="end"/>
      </w:r>
      <w:r>
        <w:t xml:space="preserve"> - Hash Function Collision</w:t>
      </w:r>
      <w:bookmarkEnd w:id="26"/>
    </w:p>
    <w:p w:rsidR="008C3BE7" w:rsidRDefault="001D626D" w:rsidP="00A21852">
      <w:pPr>
        <w:pStyle w:val="paragraph"/>
        <w:ind w:firstLine="567"/>
        <w:rPr>
          <w:rFonts w:eastAsiaTheme="minorEastAsia"/>
        </w:rPr>
      </w:pPr>
      <w:r>
        <w:rPr>
          <w:rFonts w:eastAsiaTheme="minorEastAsia"/>
        </w:rPr>
        <w:t xml:space="preserve">Necessarily, all hash functions must </w:t>
      </w:r>
      <w:r w:rsidR="00A21852">
        <w:rPr>
          <w:rFonts w:eastAsiaTheme="minorEastAsia"/>
        </w:rPr>
        <w:t>admit collisions</w:t>
      </w:r>
      <w:r>
        <w:rPr>
          <w:rFonts w:eastAsiaTheme="minorEastAsia"/>
        </w:rPr>
        <w:t>;</w:t>
      </w:r>
      <w:r w:rsidR="00A21852">
        <w:rPr>
          <w:rFonts w:eastAsiaTheme="minorEastAsia"/>
        </w:rPr>
        <w:t xml:space="preserve"> a pair of </w:t>
      </w:r>
      <w:r w:rsidR="00FE5B59">
        <w:rPr>
          <w:rFonts w:eastAsiaTheme="minorEastAsia"/>
        </w:rPr>
        <w:t xml:space="preserve">inputs </w:t>
      </w:r>
      <m:oMath>
        <m:r>
          <w:rPr>
            <w:rFonts w:ascii="Linux Libertine" w:eastAsiaTheme="minorEastAsia" w:hAnsi="Linux Libertine" w:cs="Linux Libertine"/>
          </w:rPr>
          <m:t>(</m:t>
        </m:r>
        <m:r>
          <w:rPr>
            <w:rFonts w:ascii="Cambria Math" w:eastAsiaTheme="minorEastAsia" w:hAnsi="Cambria Math" w:cs="Linux Libertine"/>
          </w:rPr>
          <m:t>x,y)</m:t>
        </m:r>
      </m:oMath>
      <w:r w:rsidR="00A21852">
        <w:rPr>
          <w:rFonts w:eastAsiaTheme="minorEastAsia"/>
        </w:rPr>
        <w:t xml:space="preserve"> satisfying </w:t>
      </w:r>
      <m:oMath>
        <m:r>
          <w:rPr>
            <w:rFonts w:ascii="Cambria Math" w:eastAsiaTheme="minorEastAsia" w:hAnsi="Cambria Math" w:cs="Linux Libertine"/>
          </w:rPr>
          <m:t>H</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=H(y)</m:t>
        </m:r>
      </m:oMath>
      <w:r w:rsidR="00A21852">
        <w:rPr>
          <w:rFonts w:eastAsiaTheme="minorEastAsia"/>
        </w:rPr>
        <w:t xml:space="preserve">, </w:t>
      </w:r>
      <m:oMath>
        <m:r>
          <w:rPr>
            <w:rFonts w:ascii="Cambria Math" w:eastAsiaTheme="minorEastAsia" w:hAnsi="Cambria Math" w:cs="Linux Libertine"/>
          </w:rPr>
          <m:t>x≠y</m:t>
        </m:r>
      </m:oMath>
      <w:r w:rsidR="00A21852">
        <w:rPr>
          <w:rFonts w:eastAsiaTheme="minorEastAsia"/>
        </w:rPr>
        <w:t xml:space="preserve">. </w:t>
      </w:r>
      <w:r w:rsidR="00FE5B59">
        <w:rPr>
          <w:rFonts w:eastAsiaTheme="minorEastAsia"/>
        </w:rPr>
        <w:t xml:space="preserve">This is a consequence of the domain of the hash function being infinite, while the codomain is finite. </w:t>
      </w:r>
      <w:r w:rsidR="007334AA">
        <w:rPr>
          <w:rFonts w:eastAsiaTheme="minorEastAsia"/>
        </w:rPr>
        <w:t xml:space="preserve">We will refer to this pair </w:t>
      </w:r>
      <m:oMath>
        <m:r>
          <w:rPr>
            <w:rFonts w:ascii="Cambria Math" w:eastAsiaTheme="minorEastAsia" w:hAnsi="Cambria Math" w:cs="Linux Libertine"/>
          </w:rPr>
          <m:t>(x,y)</m:t>
        </m:r>
      </m:oMath>
      <w:r w:rsidR="007334AA">
        <w:rPr>
          <w:rFonts w:eastAsiaTheme="minorEastAsia"/>
        </w:rPr>
        <w:t xml:space="preserve"> as a colliding pair. </w:t>
      </w:r>
      <w:r w:rsidR="00445B1B">
        <w:rPr>
          <w:rFonts w:eastAsiaTheme="minorEastAsia"/>
        </w:rPr>
        <w:t xml:space="preserve">In our example, the pair </w:t>
      </w:r>
      <m:oMath>
        <m:r>
          <w:rPr>
            <w:rFonts w:ascii="Linux Libertine" w:eastAsiaTheme="minorEastAsia" w:hAnsi="Linux Libertine" w:cs="Linux Libertine"/>
          </w:rPr>
          <m:t>(“</m:t>
        </m:r>
        <m:r>
          <w:rPr>
            <w:rFonts w:ascii="Cambria Math" w:eastAsiaTheme="minorEastAsia" w:hAnsi="Cambria Math" w:cs="Cambria Math"/>
          </w:rPr>
          <m:t>university</m:t>
        </m:r>
        <m:r>
          <w:rPr>
            <w:rFonts w:ascii="Linux Libertine" w:eastAsiaTheme="minorEastAsia" w:hAnsi="Linux Libertine" w:cs="Linux Libertine"/>
          </w:rPr>
          <m:t>”, “</m:t>
        </m:r>
        <m:r>
          <w:rPr>
            <w:rFonts w:ascii="Cambria Math" w:eastAsiaTheme="minorEastAsia" w:hAnsi="Cambria Math" w:cs="Cambria Math"/>
          </w:rPr>
          <m:t>tniversiuy</m:t>
        </m:r>
        <m:r>
          <w:rPr>
            <w:rFonts w:ascii="Linux Libertine" w:eastAsiaTheme="minorEastAsia" w:hAnsi="Linux Libertine" w:cs="Linux Libertine"/>
          </w:rPr>
          <m:t>”)</m:t>
        </m:r>
      </m:oMath>
      <w:r w:rsidR="00445B1B">
        <w:rPr>
          <w:rFonts w:eastAsiaTheme="minorEastAsia"/>
        </w:rPr>
        <w:t xml:space="preserve"> is a colliding pair for the function </w:t>
      </w:r>
      <m:oMath>
        <m:r>
          <w:rPr>
            <w:rFonts w:ascii="Cambria Math" w:eastAsiaTheme="minorEastAsia" w:hAnsi="Cambria Math" w:cs="Consolas"/>
          </w:rPr>
          <m:t>hash</m:t>
        </m:r>
      </m:oMath>
      <w:r w:rsidR="00445B1B">
        <w:rPr>
          <w:rFonts w:eastAsiaTheme="minorEastAsia"/>
        </w:rPr>
        <w:t>.</w:t>
      </w:r>
      <w:r w:rsidR="007334AA">
        <w:rPr>
          <w:rFonts w:eastAsiaTheme="minorEastAsia"/>
        </w:rPr>
        <w:t xml:space="preserve"> In applications such as hash tables, a collision is a non</w:t>
      </w:r>
      <w:r w:rsidR="000A384E">
        <w:rPr>
          <w:rFonts w:eastAsiaTheme="minorEastAsia"/>
        </w:rPr>
        <w:noBreakHyphen/>
      </w:r>
      <w:r w:rsidR="007334AA">
        <w:rPr>
          <w:rFonts w:eastAsiaTheme="minorEastAsia"/>
        </w:rPr>
        <w:t xml:space="preserve">issue. </w:t>
      </w:r>
      <w:r w:rsidR="001E6430">
        <w:rPr>
          <w:rFonts w:eastAsiaTheme="minorEastAsia"/>
        </w:rPr>
        <w:t xml:space="preserve">If </w:t>
      </w:r>
      <w:r w:rsidR="00702DA7">
        <w:rPr>
          <w:rFonts w:eastAsiaTheme="minorEastAsia"/>
        </w:rPr>
        <w:t>a collision occurs when inserting a new value</w:t>
      </w:r>
      <w:r w:rsidR="007334AA">
        <w:rPr>
          <w:rFonts w:eastAsiaTheme="minorEastAsia"/>
        </w:rPr>
        <w:t xml:space="preserve">, we can </w:t>
      </w:r>
      <w:r w:rsidR="00702DA7">
        <w:rPr>
          <w:rFonts w:eastAsiaTheme="minorEastAsia"/>
        </w:rPr>
        <w:t xml:space="preserve">easily </w:t>
      </w:r>
      <w:r w:rsidR="007334AA">
        <w:rPr>
          <w:rFonts w:eastAsiaTheme="minorEastAsia"/>
        </w:rPr>
        <w:t>resize the underlying array, add the colliding values to a linked list, or simply add an offset to the hash v</w:t>
      </w:r>
      <w:r w:rsidR="00EF7193">
        <w:rPr>
          <w:rFonts w:eastAsiaTheme="minorEastAsia"/>
        </w:rPr>
        <w:t>alue;</w:t>
      </w:r>
      <w:r w:rsidR="00702DA7">
        <w:rPr>
          <w:rFonts w:eastAsiaTheme="minorEastAsia"/>
        </w:rPr>
        <w:t xml:space="preserve"> the ‘fingerprint’ of our value does not in fact need to be unique. </w:t>
      </w:r>
      <w:r w:rsidR="007334AA">
        <w:rPr>
          <w:rFonts w:eastAsiaTheme="minorEastAsia"/>
        </w:rPr>
        <w:t xml:space="preserve">However, </w:t>
      </w:r>
      <w:r w:rsidR="00702DA7">
        <w:rPr>
          <w:rFonts w:eastAsiaTheme="minorEastAsia"/>
        </w:rPr>
        <w:t xml:space="preserve">this can be a problem in </w:t>
      </w:r>
      <w:r w:rsidR="007334AA">
        <w:rPr>
          <w:rFonts w:eastAsiaTheme="minorEastAsia"/>
        </w:rPr>
        <w:t>security</w:t>
      </w:r>
      <w:r w:rsidR="000A384E">
        <w:rPr>
          <w:rFonts w:eastAsiaTheme="minorEastAsia"/>
        </w:rPr>
        <w:noBreakHyphen/>
      </w:r>
      <w:r w:rsidR="007334AA">
        <w:rPr>
          <w:rFonts w:eastAsiaTheme="minorEastAsia"/>
        </w:rPr>
        <w:t xml:space="preserve">critical applications, </w:t>
      </w:r>
      <w:r w:rsidR="00702DA7">
        <w:rPr>
          <w:rFonts w:eastAsiaTheme="minorEastAsia"/>
        </w:rPr>
        <w:t>where the fingerprint is assumed to be almost</w:t>
      </w:r>
      <w:r w:rsidR="00476124">
        <w:rPr>
          <w:rFonts w:eastAsiaTheme="minorEastAsia"/>
        </w:rPr>
        <w:t>-</w:t>
      </w:r>
      <w:r w:rsidR="00702DA7">
        <w:rPr>
          <w:rFonts w:eastAsiaTheme="minorEastAsia"/>
        </w:rPr>
        <w:t>unique up to the input</w:t>
      </w:r>
      <w:r w:rsidR="007334AA">
        <w:rPr>
          <w:rFonts w:eastAsiaTheme="minorEastAsia"/>
        </w:rPr>
        <w:t>.</w:t>
      </w:r>
    </w:p>
    <w:p w:rsidR="008C3BE7" w:rsidRDefault="008C3BE7">
      <w:pPr>
        <w:rPr>
          <w:rFonts w:eastAsiaTheme="minorEastAsia"/>
          <w:sz w:val="24"/>
        </w:rPr>
      </w:pPr>
      <w:r>
        <w:rPr>
          <w:rFonts w:eastAsiaTheme="minorEastAsia"/>
        </w:rPr>
        <w:br w:type="page"/>
      </w:r>
    </w:p>
    <w:p w:rsidR="00713FB8" w:rsidRDefault="00713FB8" w:rsidP="00713FB8">
      <w:pPr>
        <w:pStyle w:val="Heading3"/>
        <w:rPr>
          <w:rFonts w:eastAsiaTheme="minorEastAsia"/>
        </w:rPr>
      </w:pPr>
      <w:bookmarkStart w:id="27" w:name="_Toc528019208"/>
      <w:r>
        <w:rPr>
          <w:rFonts w:eastAsiaTheme="minorEastAsia"/>
        </w:rPr>
        <w:lastRenderedPageBreak/>
        <w:t>Properties</w:t>
      </w:r>
      <w:bookmarkEnd w:id="27"/>
    </w:p>
    <w:p w:rsidR="00713FB8" w:rsidRDefault="00713FB8" w:rsidP="00713FB8">
      <w:pPr>
        <w:pStyle w:val="paragraph"/>
      </w:pPr>
      <w:r>
        <w:t xml:space="preserve">General hash functions have very lax properties. By definition, a hash function must be able to take an arbitrary </w:t>
      </w:r>
      <w:r w:rsidR="00FC228C">
        <w:t>input and</w:t>
      </w:r>
      <w:r>
        <w:t xml:space="preserve"> produce some fixed length output. Furthermore, as pure functions, they must be entirely deterministic, meaning repeated calls with the same input should always produce the same fingerprint, regardless of any external state. Although not a strict requirement, many hash functions have the following three properties:</w:t>
      </w:r>
    </w:p>
    <w:p w:rsidR="00713FB8" w:rsidRDefault="00713FB8" w:rsidP="00713FB8">
      <w:pPr>
        <w:pStyle w:val="paragraph"/>
        <w:numPr>
          <w:ilvl w:val="0"/>
          <w:numId w:val="18"/>
        </w:numPr>
      </w:pPr>
      <w:r>
        <w:t xml:space="preserve">Fast: </w:t>
      </w:r>
      <w:r w:rsidR="00322F4E">
        <w:t xml:space="preserve">Computing the hash value of any arbitrary input should </w:t>
      </w:r>
      <w:r w:rsidR="00D50F0E">
        <w:t>have very low overhead</w:t>
      </w:r>
    </w:p>
    <w:p w:rsidR="00713FB8" w:rsidRDefault="00713FB8" w:rsidP="00713FB8">
      <w:pPr>
        <w:pStyle w:val="paragraph"/>
        <w:numPr>
          <w:ilvl w:val="0"/>
          <w:numId w:val="18"/>
        </w:numPr>
      </w:pPr>
      <w:r>
        <w:t xml:space="preserve">Uniformly distributed: Each element in the codomain should have an approximately equal chance of </w:t>
      </w:r>
      <w:r w:rsidR="001F7A3B">
        <w:t>occurring</w:t>
      </w:r>
      <w:r w:rsidR="00322F4E">
        <w:t>, with no bias to a particular output</w:t>
      </w:r>
    </w:p>
    <w:p w:rsidR="00713FB8" w:rsidRPr="00713FB8" w:rsidRDefault="00713FB8" w:rsidP="00713FB8">
      <w:pPr>
        <w:pStyle w:val="paragraph"/>
        <w:numPr>
          <w:ilvl w:val="0"/>
          <w:numId w:val="18"/>
        </w:numPr>
      </w:pPr>
      <w:r>
        <w:t xml:space="preserve">Continuity: If two inputs </w:t>
      </w:r>
      <m:oMath>
        <m:r>
          <w:rPr>
            <w:rFonts w:ascii="Cambria Math" w:hAnsi="Cambria Math" w:cs="Linux Libertine"/>
          </w:rPr>
          <m:t>x</m:t>
        </m:r>
      </m:oMath>
      <w:r>
        <w:rPr>
          <w:rFonts w:eastAsiaTheme="minorEastAsia"/>
        </w:rPr>
        <w:t xml:space="preserve">, </w:t>
      </w:r>
      <m:oMath>
        <m:acc>
          <m:accPr>
            <m:chr m:val="̅"/>
            <m:ctrlPr>
              <w:rPr>
                <w:rFonts w:ascii="Linux Libertine" w:eastAsiaTheme="minorEastAsia" w:hAnsi="Linux Libertine" w:cs="Linux Libertine"/>
                <w:i/>
              </w:rPr>
            </m:ctrlPr>
          </m:accPr>
          <m:e>
            <m:r>
              <w:rPr>
                <w:rFonts w:ascii="Cambria Math" w:eastAsiaTheme="minorEastAsia" w:hAnsi="Cambria Math" w:cs="Linux Libertine"/>
              </w:rPr>
              <m:t>x</m:t>
            </m:r>
            <m:ctrlPr>
              <w:rPr>
                <w:rFonts w:ascii="Cambria Math"/>
                <w:i/>
              </w:rPr>
            </m:ctrlPr>
          </m:e>
        </m:acc>
      </m:oMath>
      <w:r>
        <w:rPr>
          <w:rFonts w:eastAsiaTheme="minorEastAsia"/>
        </w:rPr>
        <w:t xml:space="preserve"> differ by only a small value, then </w:t>
      </w:r>
      <m:oMath>
        <m:r>
          <w:rPr>
            <w:rFonts w:ascii="Cambria Math" w:eastAsiaTheme="minorEastAsia" w:hAnsi="Cambria Math" w:cs="Linux Libertine"/>
          </w:rPr>
          <m:t>H(x)</m:t>
        </m:r>
      </m:oMath>
      <w:r>
        <w:rPr>
          <w:rFonts w:eastAsiaTheme="minorEastAsia"/>
        </w:rPr>
        <w:t xml:space="preserve">, </w:t>
      </w:r>
      <m:oMath>
        <m:r>
          <w:rPr>
            <w:rFonts w:ascii="Cambria Math" w:eastAsiaTheme="minorEastAsia" w:hAnsi="Cambria Math" w:cs="Linux Libertine"/>
          </w:rPr>
          <m:t>H(</m:t>
        </m:r>
        <m:acc>
          <m:accPr>
            <m:chr m:val="̅"/>
            <m:ctrlPr>
              <w:rPr>
                <w:rFonts w:ascii="Cambria Math" w:eastAsiaTheme="minorEastAsia" w:hAnsi="Cambria Math" w:cs="Linux Libertine"/>
                <w:i/>
              </w:rPr>
            </m:ctrlPr>
          </m:accPr>
          <m:e>
            <m:r>
              <w:rPr>
                <w:rFonts w:ascii="Cambria Math" w:eastAsiaTheme="minorEastAsia" w:hAnsi="Cambria Math" w:cs="Linux Libertine"/>
              </w:rPr>
              <m:t>x</m:t>
            </m:r>
          </m:e>
        </m:acc>
        <m:r>
          <w:rPr>
            <w:rFonts w:ascii="Cambria Math" w:eastAsiaTheme="minorEastAsia" w:hAnsi="Cambria Math" w:cs="Linux Libertine"/>
          </w:rPr>
          <m:t>)</m:t>
        </m:r>
      </m:oMath>
      <w:r w:rsidR="00322F4E">
        <w:rPr>
          <w:rFonts w:eastAsiaTheme="minorEastAsia"/>
        </w:rPr>
        <w:t xml:space="preserve"> should also differ by only a small value</w:t>
      </w:r>
    </w:p>
    <w:p w:rsidR="00713FB8" w:rsidRDefault="00F96893" w:rsidP="00A21852">
      <w:pPr>
        <w:pStyle w:val="paragraph"/>
        <w:ind w:firstLine="567"/>
        <w:rPr>
          <w:rFonts w:eastAsiaTheme="minorEastAsia"/>
        </w:rPr>
      </w:pPr>
      <w:r>
        <w:rPr>
          <w:rFonts w:eastAsiaTheme="minorEastAsia"/>
        </w:rPr>
        <w:t>These conditions are prime for applications such as database indexing or redundancy checks, however are not suitable for security-critical applications. For such applications, a more specific class of functions is necessary.</w:t>
      </w:r>
    </w:p>
    <w:p w:rsidR="00713FB8" w:rsidRDefault="00713FB8" w:rsidP="00713FB8">
      <w:pPr>
        <w:pStyle w:val="Heading2"/>
        <w:rPr>
          <w:rFonts w:eastAsiaTheme="minorEastAsia"/>
        </w:rPr>
      </w:pPr>
      <w:bookmarkStart w:id="28" w:name="_Toc528019209"/>
      <w:r>
        <w:rPr>
          <w:rFonts w:eastAsiaTheme="minorEastAsia"/>
        </w:rPr>
        <w:t>Cryptographic Hash Functions</w:t>
      </w:r>
      <w:bookmarkEnd w:id="28"/>
    </w:p>
    <w:p w:rsidR="00713FB8" w:rsidRDefault="00713FB8" w:rsidP="00A21852">
      <w:pPr>
        <w:pStyle w:val="paragraph"/>
        <w:ind w:firstLine="567"/>
        <w:rPr>
          <w:rFonts w:eastAsiaTheme="minorEastAsia"/>
        </w:rPr>
      </w:pPr>
      <w:r>
        <w:rPr>
          <w:rFonts w:eastAsiaTheme="minorEastAsia"/>
        </w:rPr>
        <w:t>A cryptographic hash function is a special type of hash function, with properties specifically tailored for security. However, many of the properties of ordinary hash functions are not desirable for cryptographic hash functions, so</w:t>
      </w:r>
      <w:r w:rsidR="002D0CB1">
        <w:rPr>
          <w:rFonts w:eastAsiaTheme="minorEastAsia"/>
        </w:rPr>
        <w:t xml:space="preserve"> a different structure is required</w:t>
      </w:r>
      <w:r w:rsidR="002E033B">
        <w:rPr>
          <w:rFonts w:eastAsiaTheme="minorEastAsia"/>
        </w:rPr>
        <w:t>.</w:t>
      </w:r>
      <w:r>
        <w:rPr>
          <w:rFonts w:eastAsiaTheme="minorEastAsia"/>
        </w:rPr>
        <w:t xml:space="preserve"> </w:t>
      </w:r>
    </w:p>
    <w:p w:rsidR="00713FB8" w:rsidRDefault="00713FB8" w:rsidP="00713FB8">
      <w:pPr>
        <w:pStyle w:val="Heading3"/>
        <w:rPr>
          <w:rFonts w:eastAsiaTheme="minorEastAsia"/>
        </w:rPr>
      </w:pPr>
      <w:bookmarkStart w:id="29" w:name="_Toc528019210"/>
      <w:r>
        <w:rPr>
          <w:rFonts w:eastAsiaTheme="minorEastAsia"/>
        </w:rPr>
        <w:t>Properties</w:t>
      </w:r>
      <w:bookmarkEnd w:id="29"/>
    </w:p>
    <w:p w:rsidR="00713FB8" w:rsidRDefault="00713FB8" w:rsidP="00A21852">
      <w:pPr>
        <w:pStyle w:val="paragraph"/>
        <w:ind w:firstLine="567"/>
        <w:rPr>
          <w:rFonts w:eastAsiaTheme="minorEastAsia"/>
        </w:rPr>
      </w:pPr>
      <w:r>
        <w:rPr>
          <w:rFonts w:eastAsiaTheme="minorEastAsia"/>
        </w:rPr>
        <w:t>A cryptographic hash function is defined to have three inherent properties:</w:t>
      </w:r>
    </w:p>
    <w:p w:rsidR="00D50F0E" w:rsidRDefault="00D50F0E" w:rsidP="00D50F0E">
      <w:pPr>
        <w:pStyle w:val="paragraph"/>
        <w:numPr>
          <w:ilvl w:val="0"/>
          <w:numId w:val="18"/>
        </w:numPr>
      </w:pPr>
      <w:r>
        <w:t>Fast: Computing the hash value of any arbitrary input should have very low overhead</w:t>
      </w:r>
    </w:p>
    <w:p w:rsidR="00FC228C" w:rsidRDefault="00FC228C" w:rsidP="00FC228C">
      <w:pPr>
        <w:pStyle w:val="paragraph"/>
        <w:numPr>
          <w:ilvl w:val="0"/>
          <w:numId w:val="18"/>
        </w:numPr>
      </w:pPr>
      <w:r>
        <w:t xml:space="preserve">Uniformly distributed: Each element in the codomain should have an approximately equal chance of </w:t>
      </w:r>
      <w:r w:rsidR="00F10167">
        <w:t>occurring</w:t>
      </w:r>
      <w:r w:rsidR="000C433C">
        <w:t>, with no bias to a particular output</w:t>
      </w:r>
    </w:p>
    <w:p w:rsidR="00FC228C" w:rsidRDefault="00FC228C" w:rsidP="00FC228C">
      <w:pPr>
        <w:pStyle w:val="paragraph"/>
        <w:numPr>
          <w:ilvl w:val="0"/>
          <w:numId w:val="18"/>
        </w:numPr>
        <w:rPr>
          <w:rFonts w:eastAsiaTheme="minorEastAsia"/>
        </w:rPr>
      </w:pPr>
      <w:r>
        <w:rPr>
          <w:rFonts w:eastAsiaTheme="minorEastAsia"/>
        </w:rPr>
        <w:t xml:space="preserve">Discontinuity: Also referred to as the avalanche effect, if two inputs </w:t>
      </w:r>
      <m:oMath>
        <m:r>
          <w:rPr>
            <w:rFonts w:ascii="Cambria Math" w:eastAsiaTheme="minorEastAsia" w:hAnsi="Cambria Math" w:cs="Linux Libertine"/>
          </w:rPr>
          <m:t>x</m:t>
        </m:r>
      </m:oMath>
      <w:r>
        <w:rPr>
          <w:rFonts w:eastAsiaTheme="minorEastAsia"/>
        </w:rPr>
        <w:t xml:space="preserve">, </w:t>
      </w:r>
      <m:oMath>
        <m:acc>
          <m:accPr>
            <m:chr m:val="̅"/>
            <m:ctrlPr>
              <w:rPr>
                <w:rFonts w:ascii="Linux Libertine" w:eastAsiaTheme="minorEastAsia" w:hAnsi="Linux Libertine" w:cs="Linux Libertine"/>
                <w:i/>
              </w:rPr>
            </m:ctrlPr>
          </m:accPr>
          <m:e>
            <m:r>
              <w:rPr>
                <w:rFonts w:ascii="Cambria Math" w:eastAsiaTheme="minorEastAsia" w:hAnsi="Cambria Math" w:cs="Linux Libertine"/>
              </w:rPr>
              <m:t>x</m:t>
            </m:r>
            <m:ctrlPr>
              <w:rPr>
                <w:rFonts w:ascii="Cambria Math" w:eastAsiaTheme="minorEastAsia"/>
                <w:i/>
              </w:rPr>
            </m:ctrlPr>
          </m:e>
        </m:acc>
      </m:oMath>
      <w:r>
        <w:rPr>
          <w:rFonts w:eastAsiaTheme="minorEastAsia"/>
        </w:rPr>
        <w:t xml:space="preserve"> differ by only a small value, then </w:t>
      </w:r>
      <m:oMath>
        <m:r>
          <w:rPr>
            <w:rFonts w:ascii="Cambria Math" w:eastAsiaTheme="minorEastAsia" w:hAnsi="Cambria Math" w:cs="Linux Libertine"/>
          </w:rPr>
          <m:t>H(x)</m:t>
        </m:r>
      </m:oMath>
      <w:r>
        <w:rPr>
          <w:rFonts w:eastAsiaTheme="minorEastAsia"/>
        </w:rPr>
        <w:t xml:space="preserve">, </w:t>
      </w:r>
      <m:oMath>
        <m:r>
          <w:rPr>
            <w:rFonts w:ascii="Cambria Math" w:eastAsiaTheme="minorEastAsia" w:hAnsi="Cambria Math" w:cs="Linux Libertine"/>
          </w:rPr>
          <m:t>H(</m:t>
        </m:r>
        <m:acc>
          <m:accPr>
            <m:chr m:val="̅"/>
            <m:ctrlPr>
              <w:rPr>
                <w:rFonts w:ascii="Cambria Math" w:eastAsiaTheme="minorEastAsia" w:hAnsi="Cambria Math" w:cs="Linux Libertine"/>
                <w:i/>
              </w:rPr>
            </m:ctrlPr>
          </m:accPr>
          <m:e>
            <m:r>
              <w:rPr>
                <w:rFonts w:ascii="Cambria Math" w:eastAsiaTheme="minorEastAsia" w:hAnsi="Cambria Math" w:cs="Linux Libertine"/>
              </w:rPr>
              <m:t>x</m:t>
            </m:r>
          </m:e>
        </m:acc>
        <m:r>
          <w:rPr>
            <w:rFonts w:ascii="Cambria Math" w:eastAsiaTheme="minorEastAsia" w:hAnsi="Cambria Math" w:cs="Linux Libertine"/>
          </w:rPr>
          <m:t>)</m:t>
        </m:r>
      </m:oMath>
      <w:r>
        <w:rPr>
          <w:rFonts w:eastAsiaTheme="minorEastAsia"/>
        </w:rPr>
        <w:t xml:space="preserve"> should differ by a large value. </w:t>
      </w:r>
      <w:r w:rsidR="0050310C">
        <w:rPr>
          <w:rFonts w:eastAsiaTheme="minorEastAsia"/>
        </w:rPr>
        <w:t>Typically,</w:t>
      </w:r>
      <w:r>
        <w:rPr>
          <w:rFonts w:eastAsiaTheme="minorEastAsia"/>
        </w:rPr>
        <w:t xml:space="preserve"> if </w:t>
      </w:r>
      <m:oMath>
        <m:r>
          <w:rPr>
            <w:rFonts w:ascii="Cambria Math" w:eastAsiaTheme="minorEastAsia" w:hAnsi="Cambria Math" w:cs="Linux Libertine"/>
          </w:rPr>
          <m:t>x</m:t>
        </m:r>
      </m:oMath>
      <w:r>
        <w:rPr>
          <w:rFonts w:eastAsiaTheme="minorEastAsia"/>
        </w:rPr>
        <w:t xml:space="preserve">, </w:t>
      </w:r>
      <m:oMath>
        <m:acc>
          <m:accPr>
            <m:chr m:val="̅"/>
            <m:ctrlPr>
              <w:rPr>
                <w:rFonts w:ascii="Linux Libertine" w:eastAsiaTheme="minorEastAsia" w:hAnsi="Linux Libertine" w:cs="Linux Libertine"/>
                <w:i/>
              </w:rPr>
            </m:ctrlPr>
          </m:accPr>
          <m:e>
            <m:r>
              <w:rPr>
                <w:rFonts w:ascii="Cambria Math" w:eastAsiaTheme="minorEastAsia" w:hAnsi="Cambria Math" w:cs="Linux Libertine"/>
              </w:rPr>
              <m:t>x</m:t>
            </m:r>
            <m:ctrlPr>
              <w:rPr>
                <w:rFonts w:ascii="Cambria Math" w:eastAsiaTheme="minorEastAsia"/>
                <w:i/>
              </w:rPr>
            </m:ctrlPr>
          </m:e>
        </m:acc>
      </m:oMath>
      <w:r>
        <w:rPr>
          <w:rFonts w:eastAsiaTheme="minorEastAsia"/>
        </w:rPr>
        <w:t xml:space="preserve"> differ by a single bit, then</w:t>
      </w:r>
      <w:r w:rsidR="0050310C">
        <w:rPr>
          <w:rFonts w:eastAsiaTheme="minorEastAsia"/>
        </w:rPr>
        <w:t xml:space="preserve"> half of the bits in </w:t>
      </w:r>
      <m:oMath>
        <m:r>
          <w:rPr>
            <w:rFonts w:ascii="Cambria Math" w:eastAsiaTheme="minorEastAsia" w:hAnsi="Cambria Math" w:cs="Linux Libertine"/>
          </w:rPr>
          <m:t>H(x)</m:t>
        </m:r>
      </m:oMath>
      <w:r>
        <w:rPr>
          <w:rFonts w:eastAsiaTheme="minorEastAsia"/>
        </w:rPr>
        <w:t xml:space="preserve">, </w:t>
      </w:r>
      <m:oMath>
        <m:r>
          <w:rPr>
            <w:rFonts w:ascii="Cambria Math" w:eastAsiaTheme="minorEastAsia" w:hAnsi="Cambria Math" w:cs="Linux Libertine"/>
          </w:rPr>
          <m:t>H(</m:t>
        </m:r>
        <m:acc>
          <m:accPr>
            <m:chr m:val="̅"/>
            <m:ctrlPr>
              <w:rPr>
                <w:rFonts w:ascii="Cambria Math" w:eastAsiaTheme="minorEastAsia" w:hAnsi="Cambria Math" w:cs="Linux Libertine"/>
                <w:i/>
              </w:rPr>
            </m:ctrlPr>
          </m:accPr>
          <m:e>
            <m:r>
              <w:rPr>
                <w:rFonts w:ascii="Cambria Math" w:eastAsiaTheme="minorEastAsia" w:hAnsi="Cambria Math" w:cs="Linux Libertine"/>
              </w:rPr>
              <m:t>x</m:t>
            </m:r>
          </m:e>
        </m:acc>
        <m:r>
          <w:rPr>
            <w:rFonts w:ascii="Cambria Math" w:eastAsiaTheme="minorEastAsia" w:hAnsi="Cambria Math" w:cs="Linux Libertine"/>
          </w:rPr>
          <m:t>)</m:t>
        </m:r>
      </m:oMath>
      <w:r>
        <w:rPr>
          <w:rFonts w:eastAsiaTheme="minorEastAsia"/>
        </w:rPr>
        <w:t xml:space="preserve"> should be different</w:t>
      </w:r>
      <w:r w:rsidR="00555088">
        <w:rPr>
          <w:rFonts w:eastAsiaTheme="minorEastAsia"/>
        </w:rPr>
        <w:t xml:space="preserve"> on average</w:t>
      </w:r>
      <w:r>
        <w:rPr>
          <w:rFonts w:eastAsiaTheme="minorEastAsia"/>
        </w:rPr>
        <w:t xml:space="preserve">. </w:t>
      </w:r>
    </w:p>
    <w:p w:rsidR="00490779" w:rsidRDefault="00490779">
      <w:pPr>
        <w:rPr>
          <w:rFonts w:eastAsiaTheme="minorEastAsia"/>
          <w:sz w:val="24"/>
        </w:rPr>
      </w:pPr>
      <w:r>
        <w:rPr>
          <w:rFonts w:eastAsiaTheme="minorEastAsia"/>
        </w:rPr>
        <w:br w:type="page"/>
      </w:r>
    </w:p>
    <w:p w:rsidR="00A21852" w:rsidRDefault="00077CB6" w:rsidP="00A21852">
      <w:pPr>
        <w:pStyle w:val="paragraph"/>
        <w:ind w:firstLine="567"/>
        <w:rPr>
          <w:rFonts w:eastAsiaTheme="minorEastAsia"/>
        </w:rPr>
      </w:pPr>
      <w:r>
        <w:rPr>
          <w:rFonts w:eastAsiaTheme="minorEastAsia"/>
        </w:rPr>
        <w:lastRenderedPageBreak/>
        <w:t>Due to the property of discontinuity, the values generated by a cryptographic hash function may appear seemingly random, which in conjunction with uniformity, makes it difficult to relate any given input to a given output. To ensure that the function is non</w:t>
      </w:r>
      <w:r>
        <w:rPr>
          <w:rFonts w:eastAsiaTheme="minorEastAsia"/>
        </w:rPr>
        <w:noBreakHyphen/>
        <w:t>predictable, we also require that is satisfies three key properties</w:t>
      </w:r>
      <w:r w:rsidR="0006506C">
        <w:rPr>
          <w:rFonts w:eastAsiaTheme="minorEastAsia"/>
        </w:rPr>
        <w:t xml:space="preserve">, referred to as </w:t>
      </w:r>
      <w:r w:rsidR="00713FB8">
        <w:rPr>
          <w:rFonts w:eastAsiaTheme="minorEastAsia"/>
        </w:rPr>
        <w:t xml:space="preserve">resistances: </w:t>
      </w:r>
    </w:p>
    <w:p w:rsidR="007334AA" w:rsidRPr="007334AA" w:rsidRDefault="007334AA" w:rsidP="007334AA">
      <w:pPr>
        <w:pStyle w:val="paragraph"/>
        <w:numPr>
          <w:ilvl w:val="0"/>
          <w:numId w:val="17"/>
        </w:numPr>
      </w:pPr>
      <w:r>
        <w:rPr>
          <w:rFonts w:eastAsiaTheme="minorEastAsia"/>
        </w:rPr>
        <w:t xml:space="preserve">Preimage resistance: Given a hash value </w:t>
      </w:r>
      <m:oMath>
        <m:r>
          <w:rPr>
            <w:rFonts w:ascii="Cambria Math" w:eastAsiaTheme="minorEastAsia" w:hAnsi="Cambria Math" w:cs="Linux Libertine"/>
          </w:rPr>
          <m:t>y</m:t>
        </m:r>
      </m:oMath>
      <w:r>
        <w:rPr>
          <w:rFonts w:eastAsiaTheme="minorEastAsia"/>
        </w:rPr>
        <w:t xml:space="preserve">, it is infeasible to find a message </w:t>
      </w:r>
      <m:oMath>
        <m:r>
          <w:rPr>
            <w:rFonts w:ascii="Cambria Math" w:eastAsiaTheme="minorEastAsia" w:hAnsi="Cambria Math" w:cs="Linux Libertine"/>
          </w:rPr>
          <m:t>x</m:t>
        </m:r>
      </m:oMath>
      <w:r>
        <w:rPr>
          <w:rFonts w:eastAsiaTheme="minorEastAsia"/>
        </w:rPr>
        <w:t xml:space="preserve"> such that </w:t>
      </w:r>
      <m:oMath>
        <m:r>
          <w:rPr>
            <w:rFonts w:ascii="Cambria Math" w:eastAsiaTheme="minorEastAsia" w:hAnsi="Cambria Math" w:cs="Linux Libertine"/>
          </w:rPr>
          <m:t>H</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=y</m:t>
        </m:r>
      </m:oMath>
    </w:p>
    <w:p w:rsidR="007334AA" w:rsidRPr="007334AA" w:rsidRDefault="007334AA" w:rsidP="007334AA">
      <w:pPr>
        <w:pStyle w:val="paragraph"/>
        <w:numPr>
          <w:ilvl w:val="0"/>
          <w:numId w:val="17"/>
        </w:numPr>
      </w:pPr>
      <w:r>
        <w:rPr>
          <w:rFonts w:eastAsiaTheme="minorEastAsia"/>
        </w:rPr>
        <w:t xml:space="preserve">Second preimage resistance: Given a message </w:t>
      </w:r>
      <m:oMath>
        <m:r>
          <w:rPr>
            <w:rFonts w:ascii="Cambria Math" w:eastAsiaTheme="minorEastAsia" w:hAnsi="Cambria Math" w:cs="Linux Libertine"/>
          </w:rPr>
          <m:t>x</m:t>
        </m:r>
      </m:oMath>
      <w:r>
        <w:rPr>
          <w:rFonts w:eastAsiaTheme="minorEastAsia"/>
        </w:rPr>
        <w:t xml:space="preserve"> with hash value </w:t>
      </w:r>
      <m:oMath>
        <m:r>
          <w:rPr>
            <w:rFonts w:ascii="Cambria Math" w:eastAsiaTheme="minorEastAsia" w:hAnsi="Cambria Math" w:cs="Linux Libertine"/>
          </w:rPr>
          <m:t>y=H(x)</m:t>
        </m:r>
      </m:oMath>
      <w:r>
        <w:rPr>
          <w:rFonts w:eastAsiaTheme="minorEastAsia"/>
        </w:rPr>
        <w:t xml:space="preserve">, it is infeasible to find a second message </w:t>
      </w:r>
      <m:oMath>
        <m:acc>
          <m:accPr>
            <m:chr m:val="̅"/>
            <m:ctrlPr>
              <w:rPr>
                <w:rFonts w:ascii="Linux Libertine" w:eastAsiaTheme="minorEastAsia" w:hAnsi="Linux Libertine" w:cs="Linux Libertine"/>
                <w:i/>
              </w:rPr>
            </m:ctrlPr>
          </m:accPr>
          <m:e>
            <m:r>
              <w:rPr>
                <w:rFonts w:ascii="Cambria Math" w:eastAsiaTheme="minorEastAsia" w:hAnsi="Cambria Math" w:cs="Linux Libertine"/>
              </w:rPr>
              <m:t>x</m:t>
            </m:r>
            <m:ctrlPr>
              <w:rPr>
                <w:rFonts w:ascii="Cambria Math"/>
                <w:i/>
              </w:rPr>
            </m:ctrlPr>
          </m:e>
        </m:acc>
      </m:oMath>
      <w:r>
        <w:rPr>
          <w:rFonts w:eastAsiaTheme="minorEastAsia"/>
        </w:rPr>
        <w:t xml:space="preserve"> such that </w:t>
      </w:r>
      <m:oMath>
        <m:r>
          <w:rPr>
            <w:rFonts w:ascii="Linux Libertine" w:eastAsiaTheme="minorEastAsia" w:hAnsi="Linux Libertine" w:cs="Linux Libertine"/>
          </w:rPr>
          <m:t>(</m:t>
        </m:r>
        <m:r>
          <w:rPr>
            <w:rFonts w:ascii="Cambria Math" w:eastAsiaTheme="minorEastAsia" w:hAnsi="Cambria Math" w:cs="Linux Libertine"/>
          </w:rPr>
          <m:t>x,</m:t>
        </m:r>
        <m:acc>
          <m:accPr>
            <m:chr m:val="̅"/>
            <m:ctrlPr>
              <w:rPr>
                <w:rFonts w:ascii="Cambria Math" w:eastAsiaTheme="minorEastAsia" w:hAnsi="Cambria Math" w:cs="Linux Libertine"/>
                <w:i/>
              </w:rPr>
            </m:ctrlPr>
          </m:accPr>
          <m:e>
            <m:r>
              <w:rPr>
                <w:rFonts w:ascii="Cambria Math" w:eastAsiaTheme="minorEastAsia" w:hAnsi="Cambria Math" w:cs="Linux Libertine"/>
              </w:rPr>
              <m:t>x</m:t>
            </m:r>
          </m:e>
        </m:acc>
        <m:r>
          <w:rPr>
            <w:rFonts w:ascii="Cambria Math" w:eastAsiaTheme="minorEastAsia" w:hAnsi="Cambria Math" w:cs="Linux Libertine"/>
          </w:rPr>
          <m:t>)</m:t>
        </m:r>
      </m:oMath>
      <w:r>
        <w:rPr>
          <w:rFonts w:eastAsiaTheme="minorEastAsia"/>
        </w:rPr>
        <w:t xml:space="preserve"> is a colliding pair.</w:t>
      </w:r>
    </w:p>
    <w:p w:rsidR="007334AA" w:rsidRDefault="007334AA" w:rsidP="007334AA">
      <w:pPr>
        <w:pStyle w:val="paragraph"/>
        <w:numPr>
          <w:ilvl w:val="0"/>
          <w:numId w:val="17"/>
        </w:numPr>
      </w:pPr>
      <w:r>
        <w:rPr>
          <w:rFonts w:eastAsiaTheme="minorEastAsia"/>
        </w:rPr>
        <w:t>Collision resistance: It is infeasible to find a colliding pair</w:t>
      </w:r>
      <w:r w:rsidR="00853571">
        <w:rPr>
          <w:rFonts w:eastAsiaTheme="minorEastAsia"/>
        </w:rPr>
        <w:t xml:space="preserve"> </w:t>
      </w:r>
      <m:oMath>
        <m:r>
          <w:rPr>
            <w:rFonts w:ascii="Linux Libertine" w:eastAsiaTheme="minorEastAsia" w:hAnsi="Linux Libertine" w:cs="Linux Libertine"/>
          </w:rPr>
          <m:t>(</m:t>
        </m:r>
        <m:r>
          <w:rPr>
            <w:rFonts w:ascii="Cambria Math" w:eastAsiaTheme="minorEastAsia" w:hAnsi="Cambria Math" w:cs="Linux Libertine"/>
          </w:rPr>
          <m:t>x,</m:t>
        </m:r>
        <m:acc>
          <m:accPr>
            <m:chr m:val="̅"/>
            <m:ctrlPr>
              <w:rPr>
                <w:rFonts w:ascii="Cambria Math" w:eastAsiaTheme="minorEastAsia" w:hAnsi="Cambria Math" w:cs="Linux Libertine"/>
                <w:i/>
              </w:rPr>
            </m:ctrlPr>
          </m:accPr>
          <m:e>
            <m:r>
              <w:rPr>
                <w:rFonts w:ascii="Cambria Math" w:eastAsiaTheme="minorEastAsia" w:hAnsi="Cambria Math" w:cs="Linux Libertine"/>
              </w:rPr>
              <m:t>x</m:t>
            </m:r>
          </m:e>
        </m:acc>
        <m:r>
          <w:rPr>
            <w:rFonts w:ascii="Cambria Math" w:eastAsiaTheme="minorEastAsia" w:hAnsi="Cambria Math" w:cs="Linux Libertine"/>
          </w:rPr>
          <m:t>)</m:t>
        </m:r>
      </m:oMath>
      <w:r>
        <w:rPr>
          <w:rFonts w:eastAsiaTheme="minorEastAsia"/>
        </w:rPr>
        <w:t>.</w:t>
      </w:r>
    </w:p>
    <w:p w:rsidR="007334AA" w:rsidRPr="00B43A44" w:rsidRDefault="007334AA" w:rsidP="00A21852">
      <w:pPr>
        <w:pStyle w:val="paragraph"/>
        <w:ind w:firstLine="567"/>
        <w:rPr>
          <w:rFonts w:ascii="Cambria Math" w:eastAsiaTheme="minorEastAsia" w:hAnsi="Cambria Math"/>
        </w:rPr>
      </w:pPr>
      <w:r>
        <w:t xml:space="preserve">By infeasible, we mean that there is no better method than to search the input space of </w:t>
      </w:r>
      <m:oMath>
        <m:r>
          <w:rPr>
            <w:rFonts w:ascii="Cambria Math" w:hAnsi="Cambria Math" w:cs="Linux Libertine"/>
          </w:rPr>
          <m:t>H</m:t>
        </m:r>
      </m:oMath>
      <w:r>
        <w:rPr>
          <w:rFonts w:eastAsiaTheme="minorEastAsia"/>
        </w:rPr>
        <w:t xml:space="preserve"> by brute force. </w:t>
      </w:r>
      <w:r w:rsidR="00481005">
        <w:rPr>
          <w:rFonts w:eastAsiaTheme="minorEastAsia"/>
        </w:rPr>
        <w:t xml:space="preserve">Assuming the codomain of </w:t>
      </w:r>
      <m:oMath>
        <m:r>
          <w:rPr>
            <w:rFonts w:ascii="Cambria Math" w:eastAsiaTheme="minorEastAsia" w:hAnsi="Cambria Math" w:cs="Linux Libertine"/>
          </w:rPr>
          <m:t>H</m:t>
        </m:r>
      </m:oMath>
      <w:r w:rsidR="00481005">
        <w:rPr>
          <w:rFonts w:eastAsiaTheme="minorEastAsia"/>
        </w:rPr>
        <w:t xml:space="preserve"> is perfectly uniformly distributed, </w:t>
      </w:r>
      <w:r w:rsidR="0008030E">
        <w:rPr>
          <w:rFonts w:eastAsiaTheme="minorEastAsia"/>
        </w:rPr>
        <w:t xml:space="preserve">such that </w:t>
      </w:r>
      <w:r w:rsidR="00481005">
        <w:rPr>
          <w:rFonts w:eastAsiaTheme="minorEastAsia"/>
        </w:rPr>
        <w:t xml:space="preserve">each </w:t>
      </w:r>
      <w:r w:rsidR="0008030E">
        <w:rPr>
          <w:rFonts w:eastAsiaTheme="minorEastAsia"/>
        </w:rPr>
        <w:t xml:space="preserve">element occurs with </w:t>
      </w:r>
      <w:r w:rsidR="00481005">
        <w:rPr>
          <w:rFonts w:eastAsiaTheme="minorEastAsia"/>
        </w:rPr>
        <w:t xml:space="preserve">a probability of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m:t>
            </m:r>
          </m:sup>
        </m:sSup>
      </m:oMath>
      <w:r w:rsidR="00481005">
        <w:rPr>
          <w:rFonts w:eastAsiaTheme="minorEastAsia"/>
        </w:rPr>
        <w:t xml:space="preserve">, then we mean that there is no algorithm that </w:t>
      </w:r>
      <w:r w:rsidR="002606E6">
        <w:rPr>
          <w:rFonts w:eastAsiaTheme="minorEastAsia"/>
        </w:rPr>
        <w:t xml:space="preserve">runs faster than </w:t>
      </w:r>
      <m:oMath>
        <m:r>
          <w:rPr>
            <w:rFonts w:ascii="Cambria Math" w:eastAsiaTheme="minorEastAsia" w:hAnsi="Cambria Math" w:cs="Linux Libertine"/>
          </w:rPr>
          <m:t>O(</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m:t>
            </m:r>
          </m:sup>
        </m:sSup>
        <m:r>
          <w:rPr>
            <w:rFonts w:ascii="Cambria Math" w:eastAsiaTheme="minorEastAsia" w:hAnsi="Cambria Math" w:cs="Linux Libertine"/>
          </w:rPr>
          <m:t>)</m:t>
        </m:r>
      </m:oMath>
      <w:r w:rsidR="002606E6" w:rsidRPr="001D28CC">
        <w:rPr>
          <w:rFonts w:ascii="Cambria Math" w:eastAsiaTheme="minorEastAsia" w:hAnsi="Cambria Math"/>
        </w:rPr>
        <w:t>.</w:t>
      </w:r>
      <w:r w:rsidR="00B43A44">
        <w:rPr>
          <w:rFonts w:eastAsiaTheme="minorEastAsia"/>
        </w:rPr>
        <w:t xml:space="preserve"> </w:t>
      </w:r>
      <w:r w:rsidR="002606E6">
        <w:rPr>
          <w:rFonts w:eastAsiaTheme="minorEastAsia"/>
        </w:rPr>
        <w:t>This applies to both preimage and second preimage resistance, however collision resistance is an i</w:t>
      </w:r>
      <w:r w:rsidR="00C531B7">
        <w:rPr>
          <w:rFonts w:eastAsiaTheme="minorEastAsia"/>
        </w:rPr>
        <w:t xml:space="preserve">nteresting exception; to find an arbitrary collision, it suffices to </w:t>
      </w:r>
      <w:r w:rsidR="000B00A6">
        <w:rPr>
          <w:rFonts w:eastAsiaTheme="minorEastAsia"/>
        </w:rPr>
        <w:t xml:space="preserve">randomly select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n/2</m:t>
            </m:r>
          </m:sup>
        </m:sSup>
      </m:oMath>
      <w:r w:rsidR="000B00A6">
        <w:rPr>
          <w:rFonts w:eastAsiaTheme="minorEastAsia"/>
        </w:rPr>
        <w:t xml:space="preserve"> inputs and generate their hash values. With this alone, there is a 50% chance that a collision will be found, hence for a hash function to have collision resistance, there must be no algorithm which runs faster than </w:t>
      </w:r>
      <m:oMath>
        <m:r>
          <w:rPr>
            <w:rFonts w:ascii="Cambria Math" w:eastAsiaTheme="minorEastAsia" w:hAnsi="Cambria Math" w:cs="Linux Libertine"/>
          </w:rPr>
          <m:t>O(</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n/2</m:t>
            </m:r>
          </m:sup>
        </m:sSup>
        <m:r>
          <w:rPr>
            <w:rFonts w:ascii="Cambria Math" w:eastAsiaTheme="minorEastAsia" w:hAnsi="Cambria Math" w:cs="Linux Libertine"/>
          </w:rPr>
          <m:t>)</m:t>
        </m:r>
      </m:oMath>
      <w:r w:rsidR="000B00A6" w:rsidRPr="001D28CC">
        <w:rPr>
          <w:rFonts w:ascii="Cambria Math" w:eastAsiaTheme="minorEastAsia" w:hAnsi="Cambria Math"/>
        </w:rPr>
        <w:t>.</w:t>
      </w:r>
      <w:r w:rsidR="000B00A6">
        <w:rPr>
          <w:rFonts w:eastAsiaTheme="minorEastAsia"/>
        </w:rPr>
        <w:t xml:space="preserve"> </w:t>
      </w:r>
      <w:r w:rsidR="001D28CC">
        <w:rPr>
          <w:rFonts w:eastAsiaTheme="minorEastAsia"/>
        </w:rPr>
        <w:t xml:space="preserve">A detailed explanation of this seemingly paradoxical attack is given in the next section. </w:t>
      </w:r>
    </w:p>
    <w:p w:rsidR="00B43A44" w:rsidRDefault="00075AD7" w:rsidP="00B43A44">
      <w:pPr>
        <w:pStyle w:val="Heading3"/>
        <w:rPr>
          <w:rFonts w:eastAsiaTheme="minorEastAsia"/>
        </w:rPr>
      </w:pPr>
      <w:bookmarkStart w:id="30" w:name="_Toc528019211"/>
      <w:r>
        <w:rPr>
          <w:rFonts w:eastAsiaTheme="minorEastAsia"/>
        </w:rPr>
        <w:t xml:space="preserve">Generalized </w:t>
      </w:r>
      <w:r w:rsidR="00B43A44">
        <w:rPr>
          <w:rFonts w:eastAsiaTheme="minorEastAsia"/>
        </w:rPr>
        <w:t>Birthday Paradox</w:t>
      </w:r>
      <w:bookmarkEnd w:id="30"/>
    </w:p>
    <w:p w:rsidR="00490779" w:rsidRDefault="00B43A44" w:rsidP="00A21852">
      <w:pPr>
        <w:pStyle w:val="paragraph"/>
        <w:ind w:firstLine="567"/>
        <w:rPr>
          <w:rFonts w:eastAsiaTheme="minorEastAsia"/>
        </w:rPr>
      </w:pPr>
      <w:r>
        <w:t xml:space="preserve">Suppose we have a room full of people; </w:t>
      </w:r>
      <w:r w:rsidR="001D28CC">
        <w:t xml:space="preserve">we ask, </w:t>
      </w:r>
      <w:r>
        <w:t xml:space="preserve">what is the probability that at least two people in that room share the same birthday? </w:t>
      </w:r>
      <w:r w:rsidR="002B5D71">
        <w:t>Note that we assume that the probability of having a birthday is uniformly distributed</w:t>
      </w:r>
      <w:r w:rsidR="006E4709">
        <w:t>, and that there are only 365 different birthdays.</w:t>
      </w:r>
      <w:r w:rsidR="003D6550">
        <w:t xml:space="preserve"> </w:t>
      </w:r>
      <w:r>
        <w:t>If we have 36</w:t>
      </w:r>
      <w:r w:rsidR="002B5D71">
        <w:t>6</w:t>
      </w:r>
      <w:r>
        <w:t xml:space="preserve"> people in the room, then by the pigeonhole principle, there is surely at least one pair of people with the same birthday. Let </w:t>
      </w:r>
      <m:oMath>
        <m:r>
          <w:rPr>
            <w:rFonts w:ascii="Cambria Math" w:hAnsi="Cambria Math" w:cs="Linux Libertine"/>
          </w:rPr>
          <m:t>P</m:t>
        </m:r>
        <m:d>
          <m:dPr>
            <m:ctrlPr>
              <w:rPr>
                <w:rFonts w:ascii="Cambria Math" w:hAnsi="Cambria Math" w:cs="Linux Libertine"/>
                <w:i/>
              </w:rPr>
            </m:ctrlPr>
          </m:dPr>
          <m:e>
            <m:r>
              <w:rPr>
                <w:rFonts w:ascii="Cambria Math" w:hAnsi="Cambria Math" w:cs="Linux Libertine"/>
              </w:rPr>
              <m:t>n</m:t>
            </m:r>
          </m:e>
        </m:d>
      </m:oMath>
      <w:r>
        <w:rPr>
          <w:rFonts w:eastAsiaTheme="minorEastAsia"/>
        </w:rPr>
        <w:t xml:space="preserve"> denote the probability that of </w:t>
      </w:r>
      <m:oMath>
        <m:r>
          <w:rPr>
            <w:rFonts w:ascii="Cambria Math" w:eastAsiaTheme="minorEastAsia" w:hAnsi="Cambria Math" w:cs="Linux Libertine"/>
          </w:rPr>
          <m:t>n</m:t>
        </m:r>
      </m:oMath>
      <w:r>
        <w:t xml:space="preserve"> people, at least one pair shares a birthday</w:t>
      </w:r>
      <w:r w:rsidR="00F10167">
        <w:t>.</w:t>
      </w:r>
      <w:r>
        <w:t xml:space="preserve"> </w:t>
      </w:r>
      <w:r w:rsidR="00F10167">
        <w:t xml:space="preserve">This can be thought of the opposite of the probability that </w:t>
      </w:r>
      <w:r w:rsidR="00F10167">
        <w:rPr>
          <w:rFonts w:eastAsiaTheme="minorEastAsia"/>
        </w:rPr>
        <w:t xml:space="preserve">of </w:t>
      </w:r>
      <m:oMath>
        <m:r>
          <w:rPr>
            <w:rFonts w:ascii="Cambria Math" w:hAnsi="Cambria Math" w:cs="Linux Libertine"/>
          </w:rPr>
          <m:t>n</m:t>
        </m:r>
      </m:oMath>
      <w:r w:rsidR="00F10167">
        <w:rPr>
          <w:rFonts w:eastAsiaTheme="minorEastAsia"/>
        </w:rPr>
        <w:t xml:space="preserve"> people, nobody shares a birthday, </w:t>
      </w:r>
      <w:r w:rsidR="00515CD2">
        <w:rPr>
          <w:rFonts w:eastAsiaTheme="minorEastAsia"/>
        </w:rPr>
        <w:t>hence</w:t>
      </w:r>
      <w:r w:rsidR="00F10167">
        <w:rPr>
          <w:rFonts w:eastAsiaTheme="minorEastAsia"/>
        </w:rPr>
        <w:t>:</w:t>
      </w:r>
    </w:p>
    <w:p w:rsidR="00490779" w:rsidRDefault="00490779">
      <w:pPr>
        <w:rPr>
          <w:rFonts w:eastAsiaTheme="minorEastAsia"/>
          <w:sz w:val="24"/>
        </w:rPr>
      </w:pPr>
      <w:r>
        <w:rPr>
          <w:rFonts w:eastAsiaTheme="minorEastAsia"/>
        </w:rPr>
        <w:br w:type="page"/>
      </w:r>
    </w:p>
    <w:p w:rsidR="00075AD7" w:rsidRPr="009E74C9" w:rsidRDefault="00B43A44" w:rsidP="00A21852">
      <w:pPr>
        <w:pStyle w:val="paragraph"/>
        <w:ind w:firstLine="567"/>
        <w:rPr>
          <w:rFonts w:eastAsiaTheme="minorEastAsia"/>
        </w:rPr>
      </w:pPr>
      <m:oMathPara>
        <m:oMath>
          <m:r>
            <w:rPr>
              <w:rFonts w:ascii="Cambria Math" w:hAnsi="Cambria Math" w:cs="Linux Libertine"/>
            </w:rPr>
            <w:lastRenderedPageBreak/>
            <m:t>P</m:t>
          </m:r>
          <m:d>
            <m:dPr>
              <m:ctrlPr>
                <w:rPr>
                  <w:rFonts w:ascii="Cambria Math" w:hAnsi="Cambria Math" w:cs="Linux Libertine"/>
                  <w:i/>
                </w:rPr>
              </m:ctrlPr>
            </m:dPr>
            <m:e>
              <m:r>
                <w:rPr>
                  <w:rFonts w:ascii="Cambria Math" w:hAnsi="Cambria Math" w:cs="Linux Libertine"/>
                </w:rPr>
                <m:t>n</m:t>
              </m:r>
            </m:e>
          </m:d>
          <m:r>
            <w:rPr>
              <w:rFonts w:ascii="Cambria Math" w:hAnsi="Cambria Math" w:cs="Linux Libertine"/>
            </w:rPr>
            <m:t>=1-</m:t>
          </m:r>
          <m:nary>
            <m:naryPr>
              <m:chr m:val="∏"/>
              <m:limLoc m:val="undOvr"/>
              <m:ctrlPr>
                <w:rPr>
                  <w:rFonts w:ascii="Cambria Math" w:hAnsi="Cambria Math" w:cs="Linux Libertine"/>
                  <w:i/>
                </w:rPr>
              </m:ctrlPr>
            </m:naryPr>
            <m:sub>
              <m:r>
                <w:rPr>
                  <w:rFonts w:ascii="Cambria Math" w:hAnsi="Cambria Math" w:cs="Linux Libertine"/>
                </w:rPr>
                <m:t>k=0</m:t>
              </m:r>
            </m:sub>
            <m:sup>
              <m:r>
                <w:rPr>
                  <w:rFonts w:ascii="Cambria Math" w:hAnsi="Cambria Math" w:cs="Linux Libertine"/>
                </w:rPr>
                <m:t>n-1</m:t>
              </m:r>
            </m:sup>
            <m:e>
              <m:f>
                <m:fPr>
                  <m:ctrlPr>
                    <w:rPr>
                      <w:rFonts w:ascii="Cambria Math" w:hAnsi="Cambria Math" w:cs="Linux Libertine"/>
                      <w:i/>
                    </w:rPr>
                  </m:ctrlPr>
                </m:fPr>
                <m:num>
                  <m:r>
                    <w:rPr>
                      <w:rFonts w:ascii="Cambria Math" w:hAnsi="Cambria Math" w:cs="Linux Libertine"/>
                    </w:rPr>
                    <m:t>365-k</m:t>
                  </m:r>
                </m:num>
                <m:den>
                  <m:r>
                    <w:rPr>
                      <w:rFonts w:ascii="Cambria Math" w:hAnsi="Cambria Math" w:cs="Linux Libertine"/>
                    </w:rPr>
                    <m:t>365</m:t>
                  </m:r>
                </m:den>
              </m:f>
            </m:e>
          </m:nary>
          <m:r>
            <w:rPr>
              <w:rFonts w:ascii="Cambria Math" w:hAnsi="Cambria Math" w:cs="Linux Libertine"/>
            </w:rPr>
            <m:t>=1-</m:t>
          </m:r>
          <m:d>
            <m:dPr>
              <m:ctrlPr>
                <w:rPr>
                  <w:rFonts w:ascii="Cambria Math" w:hAnsi="Cambria Math" w:cs="Linux Libertine"/>
                  <w:i/>
                </w:rPr>
              </m:ctrlPr>
            </m:dPr>
            <m:e>
              <m:f>
                <m:fPr>
                  <m:ctrlPr>
                    <w:rPr>
                      <w:rFonts w:ascii="Cambria Math" w:hAnsi="Cambria Math" w:cs="Linux Libertine"/>
                      <w:i/>
                    </w:rPr>
                  </m:ctrlPr>
                </m:fPr>
                <m:num>
                  <m:r>
                    <w:rPr>
                      <w:rFonts w:ascii="Cambria Math" w:hAnsi="Cambria Math" w:cs="Linux Libertine"/>
                    </w:rPr>
                    <m:t>1</m:t>
                  </m:r>
                </m:num>
                <m:den>
                  <m:sSup>
                    <m:sSupPr>
                      <m:ctrlPr>
                        <w:rPr>
                          <w:rFonts w:ascii="Cambria Math" w:hAnsi="Cambria Math" w:cs="Linux Libertine"/>
                          <w:i/>
                        </w:rPr>
                      </m:ctrlPr>
                    </m:sSupPr>
                    <m:e>
                      <m:r>
                        <w:rPr>
                          <w:rFonts w:ascii="Cambria Math" w:hAnsi="Cambria Math" w:cs="Linux Libertine"/>
                        </w:rPr>
                        <m:t>365</m:t>
                      </m:r>
                    </m:e>
                    <m:sup>
                      <m:r>
                        <w:rPr>
                          <w:rFonts w:ascii="Cambria Math" w:hAnsi="Cambria Math" w:cs="Linux Libertine"/>
                        </w:rPr>
                        <m:t>n</m:t>
                      </m:r>
                    </m:sup>
                  </m:sSup>
                </m:den>
              </m:f>
            </m:e>
          </m:d>
          <m:nary>
            <m:naryPr>
              <m:chr m:val="∏"/>
              <m:limLoc m:val="undOvr"/>
              <m:ctrlPr>
                <w:rPr>
                  <w:rFonts w:ascii="Cambria Math" w:hAnsi="Cambria Math" w:cs="Linux Libertine"/>
                  <w:i/>
                </w:rPr>
              </m:ctrlPr>
            </m:naryPr>
            <m:sub>
              <m:r>
                <w:rPr>
                  <w:rFonts w:ascii="Cambria Math" w:hAnsi="Cambria Math" w:cs="Linux Libertine"/>
                </w:rPr>
                <m:t>k=0</m:t>
              </m:r>
            </m:sub>
            <m:sup>
              <m:r>
                <w:rPr>
                  <w:rFonts w:ascii="Cambria Math" w:hAnsi="Cambria Math" w:cs="Linux Libertine"/>
                </w:rPr>
                <m:t>n-1</m:t>
              </m:r>
            </m:sup>
            <m:e>
              <m:d>
                <m:dPr>
                  <m:ctrlPr>
                    <w:rPr>
                      <w:rFonts w:ascii="Cambria Math" w:hAnsi="Cambria Math" w:cs="Linux Libertine"/>
                      <w:i/>
                    </w:rPr>
                  </m:ctrlPr>
                </m:dPr>
                <m:e>
                  <m:r>
                    <w:rPr>
                      <w:rFonts w:ascii="Cambria Math" w:hAnsi="Cambria Math" w:cs="Linux Libertine"/>
                    </w:rPr>
                    <m:t>365-k</m:t>
                  </m:r>
                </m:e>
              </m:d>
            </m:e>
          </m:nary>
          <m:r>
            <w:rPr>
              <w:rFonts w:ascii="Cambria Math" w:hAnsi="Cambria Math" w:cs="Linux Libertine"/>
            </w:rPr>
            <m:t>=1-</m:t>
          </m:r>
          <m:f>
            <m:fPr>
              <m:ctrlPr>
                <w:rPr>
                  <w:rFonts w:ascii="Cambria Math" w:hAnsi="Cambria Math" w:cs="Linux Libertine"/>
                  <w:i/>
                </w:rPr>
              </m:ctrlPr>
            </m:fPr>
            <m:num>
              <m:r>
                <w:rPr>
                  <w:rFonts w:ascii="Cambria Math" w:hAnsi="Cambria Math" w:cs="Linux Libertine"/>
                </w:rPr>
                <m:t>365!</m:t>
              </m:r>
            </m:num>
            <m:den>
              <m:sSup>
                <m:sSupPr>
                  <m:ctrlPr>
                    <w:rPr>
                      <w:rFonts w:ascii="Cambria Math" w:hAnsi="Cambria Math" w:cs="Linux Libertine"/>
                      <w:i/>
                    </w:rPr>
                  </m:ctrlPr>
                </m:sSupPr>
                <m:e>
                  <m:r>
                    <w:rPr>
                      <w:rFonts w:ascii="Cambria Math" w:hAnsi="Cambria Math" w:cs="Linux Libertine"/>
                    </w:rPr>
                    <m:t>365</m:t>
                  </m:r>
                </m:e>
                <m:sup>
                  <m:r>
                    <w:rPr>
                      <w:rFonts w:ascii="Cambria Math" w:hAnsi="Cambria Math" w:cs="Linux Libertine"/>
                    </w:rPr>
                    <m:t>n</m:t>
                  </m:r>
                </m:sup>
              </m:sSup>
              <m:d>
                <m:dPr>
                  <m:ctrlPr>
                    <w:rPr>
                      <w:rFonts w:ascii="Cambria Math" w:hAnsi="Cambria Math" w:cs="Linux Libertine"/>
                      <w:i/>
                    </w:rPr>
                  </m:ctrlPr>
                </m:dPr>
                <m:e>
                  <m:r>
                    <w:rPr>
                      <w:rFonts w:ascii="Cambria Math" w:hAnsi="Cambria Math" w:cs="Linux Libertine"/>
                    </w:rPr>
                    <m:t>365-n</m:t>
                  </m:r>
                </m:e>
              </m:d>
              <m:r>
                <w:rPr>
                  <w:rFonts w:ascii="Cambria Math" w:hAnsi="Cambria Math" w:cs="Linux Libertine"/>
                </w:rPr>
                <m:t xml:space="preserve">! </m:t>
              </m:r>
            </m:den>
          </m:f>
        </m:oMath>
      </m:oMathPara>
    </w:p>
    <w:p w:rsidR="009B2AD9" w:rsidRDefault="009B2AD9" w:rsidP="009B2AD9">
      <w:pPr>
        <w:pStyle w:val="Caption"/>
        <w:keepNext/>
      </w:pPr>
      <w:bookmarkStart w:id="31" w:name="_Toc528019294"/>
      <w:r>
        <w:t xml:space="preserve">Table </w:t>
      </w:r>
      <w:r w:rsidR="008025B5">
        <w:fldChar w:fldCharType="begin"/>
      </w:r>
      <w:r w:rsidR="008025B5">
        <w:instrText xml:space="preserve"> SEQ Table \* ARABIC </w:instrText>
      </w:r>
      <w:r w:rsidR="008025B5">
        <w:fldChar w:fldCharType="separate"/>
      </w:r>
      <w:r w:rsidR="00DC273F">
        <w:rPr>
          <w:noProof/>
        </w:rPr>
        <w:t>1</w:t>
      </w:r>
      <w:r w:rsidR="008025B5">
        <w:rPr>
          <w:noProof/>
        </w:rPr>
        <w:fldChar w:fldCharType="end"/>
      </w:r>
      <w:r>
        <w:t xml:space="preserve"> - Birthday Paradox</w:t>
      </w:r>
      <w:bookmarkEnd w:id="31"/>
    </w:p>
    <w:tbl>
      <w:tblPr>
        <w:tblStyle w:val="TableGrid"/>
        <w:tblW w:w="9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1"/>
        <w:gridCol w:w="1298"/>
        <w:gridCol w:w="1298"/>
        <w:gridCol w:w="1298"/>
        <w:gridCol w:w="1298"/>
        <w:gridCol w:w="508"/>
        <w:gridCol w:w="1298"/>
        <w:gridCol w:w="1299"/>
      </w:tblGrid>
      <w:tr w:rsidR="009E74C9" w:rsidRPr="00D85183" w:rsidTr="00D85183">
        <w:tc>
          <w:tcPr>
            <w:tcW w:w="731" w:type="dxa"/>
            <w:tcBorders>
              <w:top w:val="single" w:sz="4" w:space="0" w:color="auto"/>
              <w:left w:val="single" w:sz="4" w:space="0" w:color="auto"/>
              <w:bottom w:val="single" w:sz="4" w:space="0" w:color="auto"/>
              <w:right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n</m:t>
                </m:r>
              </m:oMath>
            </m:oMathPara>
          </w:p>
        </w:tc>
        <w:tc>
          <w:tcPr>
            <w:tcW w:w="1298" w:type="dxa"/>
            <w:tcBorders>
              <w:top w:val="single" w:sz="4" w:space="0" w:color="auto"/>
              <w:left w:val="single" w:sz="4" w:space="0" w:color="auto"/>
              <w:bottom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1</m:t>
                </m:r>
              </m:oMath>
            </m:oMathPara>
          </w:p>
        </w:tc>
        <w:tc>
          <w:tcPr>
            <w:tcW w:w="1298" w:type="dxa"/>
            <w:tcBorders>
              <w:top w:val="single" w:sz="4" w:space="0" w:color="auto"/>
              <w:bottom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2</m:t>
                </m:r>
              </m:oMath>
            </m:oMathPara>
          </w:p>
        </w:tc>
        <w:tc>
          <w:tcPr>
            <w:tcW w:w="1298" w:type="dxa"/>
            <w:tcBorders>
              <w:top w:val="single" w:sz="4" w:space="0" w:color="auto"/>
              <w:bottom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3</m:t>
                </m:r>
              </m:oMath>
            </m:oMathPara>
          </w:p>
        </w:tc>
        <w:tc>
          <w:tcPr>
            <w:tcW w:w="1298" w:type="dxa"/>
            <w:tcBorders>
              <w:top w:val="single" w:sz="4" w:space="0" w:color="auto"/>
              <w:bottom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4</m:t>
                </m:r>
              </m:oMath>
            </m:oMathPara>
          </w:p>
        </w:tc>
        <w:tc>
          <w:tcPr>
            <w:tcW w:w="508" w:type="dxa"/>
            <w:tcBorders>
              <w:top w:val="single" w:sz="4" w:space="0" w:color="auto"/>
              <w:bottom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Linux Libertine" w:eastAsiaTheme="minorEastAsia" w:hAnsi="Linux Libertine" w:cs="Linux Libertine"/>
                  </w:rPr>
                  <m:t>…</m:t>
                </m:r>
              </m:oMath>
            </m:oMathPara>
          </w:p>
        </w:tc>
        <w:tc>
          <w:tcPr>
            <w:tcW w:w="1298" w:type="dxa"/>
            <w:tcBorders>
              <w:top w:val="single" w:sz="4" w:space="0" w:color="auto"/>
              <w:bottom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22</m:t>
                </m:r>
              </m:oMath>
            </m:oMathPara>
          </w:p>
        </w:tc>
        <w:tc>
          <w:tcPr>
            <w:tcW w:w="1299" w:type="dxa"/>
            <w:tcBorders>
              <w:top w:val="single" w:sz="4" w:space="0" w:color="auto"/>
              <w:bottom w:val="single" w:sz="4" w:space="0" w:color="auto"/>
              <w:right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23</m:t>
                </m:r>
              </m:oMath>
            </m:oMathPara>
          </w:p>
        </w:tc>
      </w:tr>
      <w:tr w:rsidR="009E74C9" w:rsidTr="00D85183">
        <w:tc>
          <w:tcPr>
            <w:tcW w:w="731" w:type="dxa"/>
            <w:tcBorders>
              <w:top w:val="single" w:sz="4" w:space="0" w:color="auto"/>
              <w:left w:val="single" w:sz="4" w:space="0" w:color="auto"/>
              <w:bottom w:val="single" w:sz="4" w:space="0" w:color="auto"/>
              <w:right w:val="single" w:sz="4" w:space="0" w:color="auto"/>
            </w:tcBorders>
          </w:tcPr>
          <w:p w:rsidR="009E74C9" w:rsidRPr="00D85183" w:rsidRDefault="00D85183" w:rsidP="00A21852">
            <w:pPr>
              <w:pStyle w:val="paragraph"/>
              <w:ind w:firstLine="0"/>
              <w:rPr>
                <w:rFonts w:ascii="Linux Libertine" w:eastAsiaTheme="minorEastAsia" w:hAnsi="Linux Libertine" w:cs="Linux Libertine"/>
                <w:oMath/>
              </w:rPr>
            </w:pPr>
            <m:oMathPara>
              <m:oMath>
                <m:r>
                  <m:rPr>
                    <m:sty m:val="bi"/>
                  </m:rPr>
                  <w:rPr>
                    <w:rFonts w:ascii="Cambria Math" w:eastAsiaTheme="minorEastAsia" w:hAnsi="Cambria Math" w:cs="Cambria Math"/>
                  </w:rPr>
                  <m:t>P</m:t>
                </m:r>
                <m:r>
                  <m:rPr>
                    <m:sty m:val="bi"/>
                  </m:rPr>
                  <w:rPr>
                    <w:rFonts w:ascii="Linux Libertine" w:eastAsiaTheme="minorEastAsia" w:hAnsi="Linux Libertine" w:cs="Linux Libertine"/>
                  </w:rPr>
                  <m:t>(</m:t>
                </m:r>
                <m:r>
                  <m:rPr>
                    <m:sty m:val="bi"/>
                  </m:rPr>
                  <w:rPr>
                    <w:rFonts w:ascii="Cambria Math" w:eastAsiaTheme="minorEastAsia" w:hAnsi="Cambria Math" w:cs="Cambria Math"/>
                  </w:rPr>
                  <m:t>n</m:t>
                </m:r>
                <m:r>
                  <m:rPr>
                    <m:sty m:val="bi"/>
                  </m:rPr>
                  <w:rPr>
                    <w:rFonts w:ascii="Linux Libertine" w:eastAsiaTheme="minorEastAsia" w:hAnsi="Linux Libertine" w:cs="Linux Libertine"/>
                  </w:rPr>
                  <m:t>)</m:t>
                </m:r>
              </m:oMath>
            </m:oMathPara>
          </w:p>
        </w:tc>
        <w:tc>
          <w:tcPr>
            <w:tcW w:w="1298" w:type="dxa"/>
            <w:tcBorders>
              <w:top w:val="single" w:sz="4" w:space="0" w:color="auto"/>
              <w:left w:val="single" w:sz="4" w:space="0" w:color="auto"/>
              <w:bottom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0</m:t>
                </m:r>
              </m:oMath>
            </m:oMathPara>
          </w:p>
        </w:tc>
        <w:tc>
          <w:tcPr>
            <w:tcW w:w="1298" w:type="dxa"/>
            <w:tcBorders>
              <w:top w:val="single" w:sz="4" w:space="0" w:color="auto"/>
              <w:bottom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0.00273972</m:t>
                </m:r>
              </m:oMath>
            </m:oMathPara>
          </w:p>
        </w:tc>
        <w:tc>
          <w:tcPr>
            <w:tcW w:w="1298" w:type="dxa"/>
            <w:tcBorders>
              <w:top w:val="single" w:sz="4" w:space="0" w:color="auto"/>
              <w:bottom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0.00820414</m:t>
                </m:r>
              </m:oMath>
            </m:oMathPara>
          </w:p>
        </w:tc>
        <w:tc>
          <w:tcPr>
            <w:tcW w:w="1298" w:type="dxa"/>
            <w:tcBorders>
              <w:top w:val="single" w:sz="4" w:space="0" w:color="auto"/>
              <w:bottom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0.01635591</m:t>
                </m:r>
              </m:oMath>
            </m:oMathPara>
          </w:p>
        </w:tc>
        <w:tc>
          <w:tcPr>
            <w:tcW w:w="508" w:type="dxa"/>
            <w:tcBorders>
              <w:top w:val="single" w:sz="4" w:space="0" w:color="auto"/>
              <w:bottom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m:t>
                </m:r>
              </m:oMath>
            </m:oMathPara>
          </w:p>
        </w:tc>
        <w:tc>
          <w:tcPr>
            <w:tcW w:w="1298" w:type="dxa"/>
            <w:tcBorders>
              <w:top w:val="single" w:sz="4" w:space="0" w:color="auto"/>
              <w:bottom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0.47569530</m:t>
                </m:r>
              </m:oMath>
            </m:oMathPara>
          </w:p>
        </w:tc>
        <w:tc>
          <w:tcPr>
            <w:tcW w:w="1299" w:type="dxa"/>
            <w:tcBorders>
              <w:top w:val="single" w:sz="4" w:space="0" w:color="auto"/>
              <w:bottom w:val="single" w:sz="4" w:space="0" w:color="auto"/>
              <w:right w:val="single" w:sz="4" w:space="0" w:color="auto"/>
            </w:tcBorders>
          </w:tcPr>
          <w:p w:rsidR="009E74C9" w:rsidRPr="009E74C9" w:rsidRDefault="00D85183" w:rsidP="00A21852">
            <w:pPr>
              <w:pStyle w:val="paragraph"/>
              <w:ind w:firstLine="0"/>
              <w:rPr>
                <w:rFonts w:ascii="Linux Libertine" w:eastAsiaTheme="minorEastAsia" w:hAnsi="Linux Libertine" w:cs="Linux Libertine"/>
                <w:oMath/>
              </w:rPr>
            </w:pPr>
            <m:oMathPara>
              <m:oMath>
                <m:r>
                  <w:rPr>
                    <w:rFonts w:ascii="Linux Libertine" w:eastAsiaTheme="minorEastAsia" w:hAnsi="Linux Libertine" w:cs="Linux Libertine"/>
                  </w:rPr>
                  <m:t>0.50729723</m:t>
                </m:r>
              </m:oMath>
            </m:oMathPara>
          </w:p>
        </w:tc>
      </w:tr>
    </w:tbl>
    <w:p w:rsidR="00075AD7" w:rsidRDefault="006C7100" w:rsidP="00A21852">
      <w:pPr>
        <w:pStyle w:val="paragraph"/>
        <w:ind w:firstLine="567"/>
        <w:rPr>
          <w:rFonts w:eastAsiaTheme="minorEastAsia"/>
        </w:rPr>
      </w:pPr>
      <w:r>
        <w:rPr>
          <w:rFonts w:eastAsiaTheme="minorEastAsia"/>
        </w:rPr>
        <w:t xml:space="preserve">By iterating through every </w:t>
      </w:r>
      <m:oMath>
        <m:r>
          <w:rPr>
            <w:rFonts w:ascii="Cambria Math" w:eastAsiaTheme="minorEastAsia" w:hAnsi="Cambria Math" w:cs="Linux Libertine"/>
          </w:rPr>
          <m:t>n∈{1,…,365}</m:t>
        </m:r>
      </m:oMath>
      <w:r>
        <w:rPr>
          <w:rFonts w:eastAsiaTheme="minorEastAsia"/>
        </w:rPr>
        <w:t xml:space="preserve">, we can computationally check the probability of at least two people sharing the same birthday, given </w:t>
      </w:r>
      <m:oMath>
        <m:r>
          <w:rPr>
            <w:rFonts w:ascii="Cambria Math" w:eastAsiaTheme="minorEastAsia" w:hAnsi="Cambria Math" w:cs="Linux Libertine"/>
          </w:rPr>
          <m:t>n</m:t>
        </m:r>
      </m:oMath>
      <w:r>
        <w:rPr>
          <w:rFonts w:eastAsiaTheme="minorEastAsia"/>
        </w:rPr>
        <w:t xml:space="preserve"> randomly selected people. </w:t>
      </w:r>
      <w:r w:rsidR="00F10167">
        <w:rPr>
          <w:rFonts w:eastAsiaTheme="minorEastAsia"/>
        </w:rPr>
        <w:t xml:space="preserve">Now, we ask, how many people do we need to have to ensure that it is likely that at least one pair of people will share a birthday? By taking ‘likely’ to mean </w:t>
      </w:r>
      <m:oMath>
        <m:r>
          <w:rPr>
            <w:rFonts w:ascii="Cambria Math" w:eastAsiaTheme="minorEastAsia" w:hAnsi="Cambria Math" w:cs="Linux Libertine"/>
          </w:rPr>
          <m:t>P</m:t>
        </m:r>
        <m:d>
          <m:dPr>
            <m:ctrlPr>
              <w:rPr>
                <w:rFonts w:ascii="Cambria Math" w:eastAsiaTheme="minorEastAsia" w:hAnsi="Cambria Math" w:cs="Linux Libertine"/>
                <w:i/>
              </w:rPr>
            </m:ctrlPr>
          </m:dPr>
          <m:e>
            <m:r>
              <w:rPr>
                <w:rFonts w:ascii="Cambria Math" w:eastAsiaTheme="minorEastAsia" w:hAnsi="Cambria Math" w:cs="Linux Libertine"/>
              </w:rPr>
              <m:t>n</m:t>
            </m:r>
          </m:e>
        </m:d>
        <m:r>
          <w:rPr>
            <w:rFonts w:ascii="Cambria Math" w:eastAsiaTheme="minorEastAsia" w:hAnsi="Cambria Math" w:cs="Linux Libertine"/>
          </w:rPr>
          <m:t>&gt;0.5</m:t>
        </m:r>
      </m:oMath>
      <w:r w:rsidR="00F10167">
        <w:rPr>
          <w:rFonts w:eastAsiaTheme="minorEastAsia"/>
        </w:rPr>
        <w:t>, we have:</w:t>
      </w:r>
    </w:p>
    <w:p w:rsidR="00075AD7" w:rsidRPr="0061253B" w:rsidRDefault="00075AD7" w:rsidP="00A21852">
      <w:pPr>
        <w:pStyle w:val="paragraph"/>
        <w:ind w:firstLine="567"/>
        <w:rPr>
          <w:rFonts w:ascii="Cambria Math" w:eastAsiaTheme="minorEastAsia" w:hAnsi="Cambria Math"/>
        </w:rPr>
      </w:pPr>
      <m:oMathPara>
        <m:oMath>
          <m:r>
            <w:rPr>
              <w:rFonts w:ascii="Cambria Math" w:eastAsiaTheme="minorEastAsia" w:hAnsi="Cambria Math" w:cs="Linux Libertine"/>
            </w:rPr>
            <m:t>P</m:t>
          </m:r>
          <m:d>
            <m:dPr>
              <m:ctrlPr>
                <w:rPr>
                  <w:rFonts w:ascii="Cambria Math" w:eastAsiaTheme="minorEastAsia" w:hAnsi="Cambria Math" w:cs="Linux Libertine"/>
                  <w:i/>
                </w:rPr>
              </m:ctrlPr>
            </m:dPr>
            <m:e>
              <m:r>
                <w:rPr>
                  <w:rFonts w:ascii="Cambria Math" w:eastAsiaTheme="minorEastAsia" w:hAnsi="Cambria Math" w:cs="Linux Libertine"/>
                </w:rPr>
                <m:t>n</m:t>
              </m:r>
            </m:e>
          </m:d>
          <m:r>
            <w:rPr>
              <w:rFonts w:ascii="Cambria Math" w:eastAsiaTheme="minorEastAsia" w:hAnsi="Cambria Math" w:cs="Linux Libertine"/>
            </w:rPr>
            <m:t>=1-</m:t>
          </m:r>
          <m:f>
            <m:fPr>
              <m:ctrlPr>
                <w:rPr>
                  <w:rFonts w:ascii="Cambria Math" w:eastAsiaTheme="minorEastAsia" w:hAnsi="Cambria Math" w:cs="Linux Libertine"/>
                  <w:i/>
                </w:rPr>
              </m:ctrlPr>
            </m:fPr>
            <m:num>
              <m:r>
                <w:rPr>
                  <w:rFonts w:ascii="Cambria Math" w:eastAsiaTheme="minorEastAsia" w:hAnsi="Cambria Math" w:cs="Linux Libertine"/>
                </w:rPr>
                <m:t>365!</m:t>
              </m:r>
            </m:num>
            <m:den>
              <m:sSup>
                <m:sSupPr>
                  <m:ctrlPr>
                    <w:rPr>
                      <w:rFonts w:ascii="Cambria Math" w:eastAsiaTheme="minorEastAsia" w:hAnsi="Cambria Math" w:cs="Linux Libertine"/>
                      <w:i/>
                    </w:rPr>
                  </m:ctrlPr>
                </m:sSupPr>
                <m:e>
                  <m:r>
                    <w:rPr>
                      <w:rFonts w:ascii="Cambria Math" w:eastAsiaTheme="minorEastAsia" w:hAnsi="Cambria Math" w:cs="Linux Libertine"/>
                    </w:rPr>
                    <m:t>365</m:t>
                  </m:r>
                </m:e>
                <m:sup>
                  <m:r>
                    <w:rPr>
                      <w:rFonts w:ascii="Cambria Math" w:eastAsiaTheme="minorEastAsia" w:hAnsi="Cambria Math" w:cs="Linux Libertine"/>
                    </w:rPr>
                    <m:t>n</m:t>
                  </m:r>
                </m:sup>
              </m:sSup>
              <m:d>
                <m:dPr>
                  <m:ctrlPr>
                    <w:rPr>
                      <w:rFonts w:ascii="Cambria Math" w:eastAsiaTheme="minorEastAsia" w:hAnsi="Cambria Math" w:cs="Linux Libertine"/>
                      <w:i/>
                    </w:rPr>
                  </m:ctrlPr>
                </m:dPr>
                <m:e>
                  <m:r>
                    <w:rPr>
                      <w:rFonts w:ascii="Cambria Math" w:eastAsiaTheme="minorEastAsia" w:hAnsi="Cambria Math" w:cs="Linux Libertine"/>
                    </w:rPr>
                    <m:t>365-n</m:t>
                  </m:r>
                </m:e>
              </m:d>
              <m:r>
                <w:rPr>
                  <w:rFonts w:ascii="Cambria Math" w:eastAsiaTheme="minorEastAsia" w:hAnsi="Cambria Math" w:cs="Linux Libertine"/>
                </w:rPr>
                <m:t>!</m:t>
              </m:r>
            </m:den>
          </m:f>
          <m:r>
            <w:rPr>
              <w:rFonts w:ascii="Cambria Math" w:eastAsiaTheme="minorEastAsia" w:hAnsi="Cambria Math" w:cs="Linux Libertine"/>
            </w:rPr>
            <m:t xml:space="preserve"> &gt;</m:t>
          </m:r>
          <m:f>
            <m:fPr>
              <m:ctrlPr>
                <w:rPr>
                  <w:rFonts w:ascii="Cambria Math" w:eastAsiaTheme="minorEastAsia" w:hAnsi="Cambria Math" w:cs="Linux Libertine"/>
                  <w:i/>
                </w:rPr>
              </m:ctrlPr>
            </m:fPr>
            <m:num>
              <m:r>
                <w:rPr>
                  <w:rFonts w:ascii="Cambria Math" w:eastAsiaTheme="minorEastAsia" w:hAnsi="Cambria Math" w:cs="Linux Libertine"/>
                </w:rPr>
                <m:t>1</m:t>
              </m:r>
            </m:num>
            <m:den>
              <m:r>
                <w:rPr>
                  <w:rFonts w:ascii="Cambria Math" w:eastAsiaTheme="minorEastAsia" w:hAnsi="Cambria Math" w:cs="Linux Libertine"/>
                </w:rPr>
                <m:t>2</m:t>
              </m:r>
            </m:den>
          </m:f>
          <m:r>
            <w:rPr>
              <w:rFonts w:ascii="Cambria Math" w:eastAsiaTheme="minorEastAsia" w:hAnsi="Cambria Math" w:cs="Linux Libertine"/>
            </w:rPr>
            <m:t>⇒n≥23</m:t>
          </m:r>
        </m:oMath>
      </m:oMathPara>
    </w:p>
    <w:p w:rsidR="00075AD7" w:rsidRDefault="002B5D71" w:rsidP="00A21852">
      <w:pPr>
        <w:pStyle w:val="paragraph"/>
        <w:ind w:firstLine="567"/>
        <w:rPr>
          <w:rFonts w:eastAsiaTheme="minorEastAsia"/>
        </w:rPr>
      </w:pPr>
      <w:r>
        <w:rPr>
          <w:rFonts w:eastAsiaTheme="minorEastAsia"/>
        </w:rPr>
        <w:t xml:space="preserve">So, we </w:t>
      </w:r>
      <w:r w:rsidR="00075AD7">
        <w:rPr>
          <w:rFonts w:eastAsiaTheme="minorEastAsia"/>
        </w:rPr>
        <w:t xml:space="preserve">require </w:t>
      </w:r>
      <w:r w:rsidR="00490779">
        <w:rPr>
          <w:rFonts w:eastAsiaTheme="minorEastAsia"/>
        </w:rPr>
        <w:t xml:space="preserve">at least </w:t>
      </w:r>
      <m:oMath>
        <m:r>
          <w:rPr>
            <w:rFonts w:ascii="Cambria Math" w:eastAsiaTheme="minorEastAsia" w:hAnsi="Cambria Math" w:cs="Linux Libertine"/>
          </w:rPr>
          <m:t>23</m:t>
        </m:r>
      </m:oMath>
      <w:r>
        <w:rPr>
          <w:rFonts w:eastAsiaTheme="minorEastAsia"/>
        </w:rPr>
        <w:t xml:space="preserve"> </w:t>
      </w:r>
      <w:r w:rsidR="00075AD7">
        <w:rPr>
          <w:rFonts w:eastAsiaTheme="minorEastAsia"/>
        </w:rPr>
        <w:t xml:space="preserve">people in a room to have at least a 50% chance of two people sharing the same birthday as each other. </w:t>
      </w:r>
      <w:r w:rsidR="00606410">
        <w:rPr>
          <w:rFonts w:eastAsiaTheme="minorEastAsia"/>
        </w:rPr>
        <w:t xml:space="preserve">This is readily generalized to any uniform distribution. </w:t>
      </w:r>
      <w:r w:rsidR="00FC228C">
        <w:rPr>
          <w:rFonts w:eastAsiaTheme="minorEastAsia"/>
        </w:rPr>
        <w:t xml:space="preserve">If each event has a probability of </w:t>
      </w:r>
      <m:oMath>
        <m:f>
          <m:fPr>
            <m:ctrlPr>
              <w:rPr>
                <w:rFonts w:ascii="Cambria Math" w:eastAsiaTheme="minorEastAsia" w:hAnsi="Cambria Math" w:cs="Linux Libertine"/>
                <w:i/>
              </w:rPr>
            </m:ctrlPr>
          </m:fPr>
          <m:num>
            <m:r>
              <w:rPr>
                <w:rFonts w:ascii="Cambria Math" w:eastAsiaTheme="minorEastAsia" w:hAnsi="Cambria Math" w:cs="Linux Libertine"/>
              </w:rPr>
              <m:t>1</m:t>
            </m:r>
          </m:num>
          <m:den>
            <m:r>
              <w:rPr>
                <w:rFonts w:ascii="Cambria Math" w:eastAsiaTheme="minorEastAsia" w:hAnsi="Cambria Math" w:cs="Linux Libertine"/>
              </w:rPr>
              <m:t>d</m:t>
            </m:r>
          </m:den>
        </m:f>
      </m:oMath>
      <w:r w:rsidR="00FC228C">
        <w:rPr>
          <w:rFonts w:eastAsiaTheme="minorEastAsia"/>
        </w:rPr>
        <w:t>, then we must sample</w:t>
      </w:r>
      <w:r w:rsidR="00D85183">
        <w:rPr>
          <w:rFonts w:eastAsiaTheme="minorEastAsia"/>
        </w:rPr>
        <w:t xml:space="preserve"> approximately</w:t>
      </w:r>
      <w:r w:rsidR="00FC228C">
        <w:rPr>
          <w:rFonts w:eastAsiaTheme="minorEastAsia"/>
        </w:rPr>
        <w:t xml:space="preserve"> </w:t>
      </w:r>
      <m:oMath>
        <m:sSup>
          <m:sSupPr>
            <m:ctrlPr>
              <w:rPr>
                <w:rFonts w:ascii="Cambria Math" w:eastAsiaTheme="minorEastAsia" w:hAnsi="Cambria Math" w:cs="Linux Libertine"/>
                <w:i/>
              </w:rPr>
            </m:ctrlPr>
          </m:sSupPr>
          <m:e>
            <m:rad>
              <m:radPr>
                <m:degHide m:val="1"/>
                <m:ctrlPr>
                  <w:rPr>
                    <w:rFonts w:ascii="Cambria Math" w:eastAsiaTheme="minorEastAsia" w:hAnsi="Cambria Math" w:cs="Linux Libertine"/>
                    <w:i/>
                  </w:rPr>
                </m:ctrlPr>
              </m:radPr>
              <m:deg/>
              <m:e>
                <m:r>
                  <w:rPr>
                    <w:rFonts w:ascii="Cambria Math" w:eastAsiaTheme="minorEastAsia" w:hAnsi="Cambria Math" w:cs="Linux Libertine"/>
                  </w:rPr>
                  <m:t>d</m:t>
                </m:r>
              </m:e>
            </m:rad>
            <m:r>
              <w:rPr>
                <w:rFonts w:ascii="Cambria Math" w:eastAsiaTheme="minorEastAsia" w:hAnsi="Cambria Math" w:cs="Linux Libertine"/>
              </w:rPr>
              <m:t>=d</m:t>
            </m:r>
          </m:e>
          <m:sup>
            <m:r>
              <w:rPr>
                <w:rFonts w:ascii="Cambria Math" w:eastAsiaTheme="minorEastAsia" w:hAnsi="Cambria Math" w:cs="Linux Libertine"/>
              </w:rPr>
              <m:t>1/2</m:t>
            </m:r>
          </m:sup>
        </m:sSup>
      </m:oMath>
      <w:r w:rsidR="00FC228C">
        <w:rPr>
          <w:rFonts w:eastAsiaTheme="minorEastAsia"/>
        </w:rPr>
        <w:t xml:space="preserve"> inputs in order to find a matching pair with at least a probability of 50%. </w:t>
      </w:r>
    </w:p>
    <w:p w:rsidR="00075AD7" w:rsidRDefault="0061253B" w:rsidP="00A21852">
      <w:pPr>
        <w:pStyle w:val="paragraph"/>
        <w:ind w:firstLine="567"/>
        <w:rPr>
          <w:rFonts w:eastAsiaTheme="minorEastAsia"/>
        </w:rPr>
      </w:pPr>
      <w:r>
        <w:rPr>
          <w:rFonts w:eastAsiaTheme="minorEastAsia"/>
        </w:rPr>
        <w:t>Now, s</w:t>
      </w:r>
      <w:r w:rsidR="00FC228C">
        <w:rPr>
          <w:rFonts w:eastAsiaTheme="minorEastAsia"/>
        </w:rPr>
        <w:t xml:space="preserve">uppose </w:t>
      </w:r>
      <m:oMath>
        <m:r>
          <w:rPr>
            <w:rFonts w:ascii="Cambria Math" w:eastAsiaTheme="minorEastAsia" w:hAnsi="Cambria Math" w:cs="Linux Libertine"/>
          </w:rPr>
          <m:t>H</m:t>
        </m:r>
      </m:oMath>
      <w:r w:rsidR="005E5104">
        <w:rPr>
          <w:rFonts w:eastAsiaTheme="minorEastAsia"/>
        </w:rPr>
        <w:t xml:space="preserve"> </w:t>
      </w:r>
      <w:r w:rsidR="00FC228C">
        <w:rPr>
          <w:rFonts w:eastAsiaTheme="minorEastAsia"/>
        </w:rPr>
        <w:t>is a cryptographic hash function</w:t>
      </w:r>
      <w:r w:rsidR="005E5104">
        <w:rPr>
          <w:rFonts w:eastAsiaTheme="minorEastAsia"/>
        </w:rPr>
        <w:t xml:space="preserve"> with an </w:t>
      </w:r>
      <m:oMath>
        <m:r>
          <w:rPr>
            <w:rFonts w:ascii="Cambria Math" w:eastAsiaTheme="minorEastAsia" w:hAnsi="Cambria Math" w:cs="Linux Libertine"/>
          </w:rPr>
          <m:t>n</m:t>
        </m:r>
      </m:oMath>
      <w:r w:rsidR="000A384E">
        <w:rPr>
          <w:rFonts w:eastAsiaTheme="minorEastAsia"/>
        </w:rPr>
        <w:noBreakHyphen/>
      </w:r>
      <w:r w:rsidR="005E5104">
        <w:rPr>
          <w:rFonts w:eastAsiaTheme="minorEastAsia"/>
        </w:rPr>
        <w:t xml:space="preserve">bit hash value. It is then </w:t>
      </w:r>
      <w:r w:rsidR="00FC228C">
        <w:rPr>
          <w:rFonts w:eastAsiaTheme="minorEastAsia"/>
        </w:rPr>
        <w:t>uniformly distributed on its codomain</w:t>
      </w:r>
      <w:r>
        <w:rPr>
          <w:rFonts w:eastAsiaTheme="minorEastAsia"/>
        </w:rPr>
        <w:t>, hence</w:t>
      </w:r>
      <w:r w:rsidR="00FC228C">
        <w:rPr>
          <w:rFonts w:eastAsiaTheme="minorEastAsia"/>
        </w:rPr>
        <w:t xml:space="preserve"> each element in the codomain has</w:t>
      </w:r>
      <w:r w:rsidR="00075AD7">
        <w:rPr>
          <w:rFonts w:eastAsiaTheme="minorEastAsia"/>
        </w:rPr>
        <w:t xml:space="preserve"> a probability of </w:t>
      </w:r>
      <m:oMath>
        <m:f>
          <m:fPr>
            <m:ctrlPr>
              <w:rPr>
                <w:rFonts w:ascii="Cambria Math" w:eastAsiaTheme="minorEastAsia" w:hAnsi="Cambria Math" w:cs="Linux Libertine"/>
                <w:i/>
              </w:rPr>
            </m:ctrlPr>
          </m:fPr>
          <m:num>
            <m:r>
              <w:rPr>
                <w:rFonts w:ascii="Cambria Math" w:eastAsiaTheme="minorEastAsia" w:hAnsi="Cambria Math" w:cs="Linux Libertine"/>
              </w:rPr>
              <m:t>1</m:t>
            </m:r>
          </m:num>
          <m:den>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m:t>
                </m:r>
              </m:sup>
            </m:sSup>
          </m:den>
        </m:f>
      </m:oMath>
      <w:r w:rsidR="00075AD7">
        <w:rPr>
          <w:rFonts w:eastAsiaTheme="minorEastAsia"/>
        </w:rPr>
        <w:t xml:space="preserve"> of occurring. </w:t>
      </w:r>
      <w:r w:rsidR="00FC228C">
        <w:rPr>
          <w:rFonts w:eastAsiaTheme="minorEastAsia"/>
        </w:rPr>
        <w:t>By t</w:t>
      </w:r>
      <w:r w:rsidR="00075AD7">
        <w:rPr>
          <w:rFonts w:eastAsiaTheme="minorEastAsia"/>
        </w:rPr>
        <w:t>he generalized birthday paradox</w:t>
      </w:r>
      <w:r w:rsidR="00FC228C">
        <w:rPr>
          <w:rFonts w:eastAsiaTheme="minorEastAsia"/>
        </w:rPr>
        <w:t>,</w:t>
      </w:r>
      <w:r w:rsidR="00075AD7">
        <w:rPr>
          <w:rFonts w:eastAsiaTheme="minorEastAsia"/>
        </w:rPr>
        <w:t xml:space="preserve"> in order to find two inputs with the same output with at least a probability of 50%, we </w:t>
      </w:r>
      <w:r w:rsidR="00FF2972">
        <w:rPr>
          <w:rFonts w:eastAsiaTheme="minorEastAsia"/>
        </w:rPr>
        <w:t>need</w:t>
      </w:r>
      <w:r w:rsidR="00075AD7">
        <w:rPr>
          <w:rFonts w:eastAsiaTheme="minorEastAsia"/>
        </w:rPr>
        <w:t xml:space="preserve"> at least</w:t>
      </w:r>
      <w:r w:rsidR="000A3173">
        <w:rPr>
          <w:rFonts w:eastAsiaTheme="minorEastAsia"/>
        </w:rPr>
        <w:t xml:space="preserve"> </w:t>
      </w:r>
      <m:oMath>
        <m:rad>
          <m:radPr>
            <m:degHide m:val="1"/>
            <m:ctrlPr>
              <w:rPr>
                <w:rFonts w:ascii="Cambria Math" w:eastAsiaTheme="minorEastAsia" w:hAnsi="Cambria Math" w:cs="Linux Libertine"/>
                <w:i/>
              </w:rPr>
            </m:ctrlPr>
          </m:radPr>
          <m:deg/>
          <m:e>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m:t>
                </m:r>
              </m:sup>
            </m:sSup>
          </m:e>
        </m:rad>
        <m:r>
          <w:rPr>
            <w:rFonts w:ascii="Cambria Math" w:eastAsiaTheme="minorEastAsia" w:hAnsi="Cambria Math" w:cs="Linux Libertine"/>
          </w:rPr>
          <m:t>=</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n/2</m:t>
            </m:r>
          </m:sup>
        </m:sSup>
      </m:oMath>
      <w:r w:rsidR="00075AD7">
        <w:rPr>
          <w:rFonts w:eastAsiaTheme="minorEastAsia"/>
        </w:rPr>
        <w:t xml:space="preserve">  samples. This gives an upper bound on the complexity </w:t>
      </w:r>
      <w:r w:rsidR="000A3173">
        <w:rPr>
          <w:rFonts w:eastAsiaTheme="minorEastAsia"/>
        </w:rPr>
        <w:t xml:space="preserve">of </w:t>
      </w:r>
      <m:oMath>
        <m:r>
          <w:rPr>
            <w:rFonts w:ascii="Cambria Math" w:eastAsiaTheme="minorEastAsia" w:hAnsi="Cambria Math" w:cs="Linux Libertine"/>
          </w:rPr>
          <m:t>O(</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n/2</m:t>
            </m:r>
          </m:sup>
        </m:sSup>
        <m:r>
          <w:rPr>
            <w:rFonts w:ascii="Cambria Math" w:eastAsiaTheme="minorEastAsia" w:hAnsi="Cambria Math" w:cs="Linux Libertine"/>
          </w:rPr>
          <m:t>)</m:t>
        </m:r>
      </m:oMath>
      <w:r w:rsidR="000A3173">
        <w:rPr>
          <w:rFonts w:eastAsiaTheme="minorEastAsia"/>
        </w:rPr>
        <w:t xml:space="preserve"> </w:t>
      </w:r>
      <w:r w:rsidR="00075AD7">
        <w:rPr>
          <w:rFonts w:eastAsiaTheme="minorEastAsia"/>
        </w:rPr>
        <w:t>for breaking collision resistance</w:t>
      </w:r>
      <w:r w:rsidR="000A3173">
        <w:rPr>
          <w:rFonts w:eastAsiaTheme="minorEastAsia"/>
        </w:rPr>
        <w:t xml:space="preserve"> in a cryptographic hash function</w:t>
      </w:r>
      <w:r w:rsidR="00075AD7">
        <w:rPr>
          <w:rFonts w:eastAsiaTheme="minorEastAsia"/>
        </w:rPr>
        <w:t>.</w:t>
      </w:r>
    </w:p>
    <w:p w:rsidR="009012C5" w:rsidRDefault="009012C5" w:rsidP="003B3C20">
      <w:pPr>
        <w:pStyle w:val="Heading2"/>
        <w:rPr>
          <w:rFonts w:eastAsiaTheme="minorEastAsia"/>
        </w:rPr>
      </w:pPr>
      <w:bookmarkStart w:id="32" w:name="_Toc528019212"/>
      <w:r w:rsidRPr="009012C5">
        <w:rPr>
          <w:rFonts w:eastAsiaTheme="minorEastAsia"/>
        </w:rPr>
        <w:t>Construction</w:t>
      </w:r>
      <w:r w:rsidR="00DA6FC1">
        <w:rPr>
          <w:rFonts w:eastAsiaTheme="minorEastAsia"/>
        </w:rPr>
        <w:t xml:space="preserve"> of Cryptographic Hash Functions</w:t>
      </w:r>
      <w:bookmarkEnd w:id="32"/>
    </w:p>
    <w:p w:rsidR="009012C5" w:rsidRDefault="009012C5" w:rsidP="009012C5">
      <w:pPr>
        <w:pStyle w:val="paragraph"/>
        <w:rPr>
          <w:rFonts w:eastAsiaTheme="minorEastAsia"/>
        </w:rPr>
      </w:pPr>
      <w:r>
        <w:t xml:space="preserve">Due to the strength and complexity required by cryptographic hash functions, many standards for their construction have been developed over the past years. </w:t>
      </w:r>
      <w:r w:rsidR="0091228D">
        <w:t>A cryptographic hash function</w:t>
      </w:r>
      <w:r>
        <w:t xml:space="preserve"> can be considered to be two distinct parts: a compression function, and construction scheme.</w:t>
      </w:r>
      <w:r w:rsidR="00D50E36">
        <w:t xml:space="preserve"> </w:t>
      </w:r>
      <w:r>
        <w:t>A compression function is a function</w:t>
      </w:r>
      <w:r w:rsidR="005E5104">
        <w:t xml:space="preserve"> </w:t>
      </w:r>
      <m:oMath>
        <m:r>
          <w:rPr>
            <w:rFonts w:ascii="Cambria Math" w:hAnsi="Cambria Math" w:cs="Linux Libertine"/>
          </w:rPr>
          <m:t>h :</m:t>
        </m:r>
        <m:d>
          <m:dPr>
            <m:ctrlPr>
              <w:rPr>
                <w:rFonts w:ascii="Cambria Math" w:hAnsi="Cambria Math" w:cs="Linux Libertine"/>
                <w:i/>
              </w:rPr>
            </m:ctrlPr>
          </m:dPr>
          <m:e>
            <m:sSubSup>
              <m:sSubSupPr>
                <m:ctrlPr>
                  <w:rPr>
                    <w:rFonts w:ascii="Cambria Math" w:hAnsi="Cambria Math" w:cs="Linux Libertine"/>
                    <w:i/>
                  </w:rPr>
                </m:ctrlPr>
              </m:sSubSupPr>
              <m:e>
                <m:r>
                  <m:rPr>
                    <m:scr m:val="double-struck"/>
                  </m:rPr>
                  <w:rPr>
                    <w:rFonts w:ascii="Cambria Math" w:eastAsiaTheme="minorEastAsia" w:hAnsi="Cambria Math" w:cs="Linux Libertine"/>
                  </w:rPr>
                  <m:t>Z</m:t>
                </m:r>
                <m:ctrlPr>
                  <w:rPr>
                    <w:rFonts w:ascii="Cambria Math" w:eastAsiaTheme="minorEastAsia" w:hAnsi="Cambria Math" w:cs="Linux Libertine"/>
                    <w:i/>
                  </w:rPr>
                </m:ctrlPr>
              </m:e>
              <m:sub>
                <m:r>
                  <w:rPr>
                    <w:rFonts w:ascii="Cambria Math" w:eastAsiaTheme="minorEastAsia" w:hAnsi="Cambria Math" w:cs="Linux Libertine"/>
                  </w:rPr>
                  <m:t>2</m:t>
                </m:r>
                <m:ctrlPr>
                  <w:rPr>
                    <w:rFonts w:ascii="Cambria Math" w:eastAsiaTheme="minorEastAsia" w:hAnsi="Cambria Math" w:cs="Linux Libertine"/>
                    <w:i/>
                  </w:rPr>
                </m:ctrlPr>
              </m:sub>
              <m:sup>
                <m:r>
                  <w:rPr>
                    <w:rFonts w:ascii="Cambria Math" w:eastAsiaTheme="minorEastAsia" w:hAnsi="Cambria Math" w:cs="Linux Libertine"/>
                  </w:rPr>
                  <m:t>n</m:t>
                </m:r>
              </m:sup>
            </m:sSubSup>
            <m:r>
              <w:rPr>
                <w:rFonts w:ascii="Cambria Math" w:hAnsi="Cambria Math" w:cs="Linux Libertine"/>
              </w:rPr>
              <m:t>×</m:t>
            </m:r>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Linux Libertine"/>
                  </w:rPr>
                  <m:t>b</m:t>
                </m:r>
              </m:sup>
            </m:sSubSup>
          </m:e>
        </m:d>
        <m:r>
          <w:rPr>
            <w:rFonts w:ascii="Cambria Math" w:hAnsi="Cambria Math" w:cs="Linux Libertine"/>
          </w:rPr>
          <m:t xml:space="preserve">→ </m:t>
        </m:r>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ctrlPr>
              <w:rPr>
                <w:rFonts w:ascii="Cambria Math" w:hAnsi="Cambria Math" w:cs="Linux Libertine"/>
                <w:i/>
              </w:rPr>
            </m:ctrlPr>
          </m:e>
          <m:sub>
            <m:r>
              <w:rPr>
                <w:rFonts w:ascii="Cambria Math" w:eastAsiaTheme="minorEastAsia" w:hAnsi="Cambria Math" w:cs="Linux Libertine"/>
              </w:rPr>
              <m:t>2</m:t>
            </m:r>
          </m:sub>
          <m:sup>
            <m:r>
              <w:rPr>
                <w:rFonts w:ascii="Cambria Math" w:eastAsiaTheme="minorEastAsia" w:hAnsi="Cambria Math" w:cs="Cambria Math"/>
              </w:rPr>
              <m:t>n</m:t>
            </m:r>
          </m:sup>
        </m:sSubSup>
      </m:oMath>
      <w:r>
        <w:t xml:space="preserve"> </w:t>
      </w:r>
      <w:r w:rsidR="005E5104">
        <w:rPr>
          <w:rFonts w:eastAsiaTheme="minorEastAsia"/>
        </w:rPr>
        <w:t xml:space="preserve">with </w:t>
      </w:r>
      <m:oMath>
        <m:r>
          <w:rPr>
            <w:rFonts w:ascii="Cambria Math" w:eastAsiaTheme="minorEastAsia" w:hAnsi="Cambria Math" w:cs="Linux Libertine"/>
          </w:rPr>
          <m:t>b, n</m:t>
        </m:r>
        <m:r>
          <m:rPr>
            <m:scr m:val="double-struck"/>
          </m:rPr>
          <w:rPr>
            <w:rFonts w:ascii="Cambria Math" w:eastAsiaTheme="minorEastAsia" w:hAnsi="Cambria Math" w:cs="Linux Libertine"/>
          </w:rPr>
          <m:t>∈N</m:t>
        </m:r>
      </m:oMath>
      <w:r w:rsidR="005E5104">
        <w:rPr>
          <w:rFonts w:eastAsiaTheme="minorEastAsia"/>
        </w:rPr>
        <w:t xml:space="preserve">. We refer to the value </w:t>
      </w:r>
      <m:oMath>
        <m:r>
          <w:rPr>
            <w:rFonts w:ascii="Cambria Math" w:eastAsiaTheme="minorEastAsia" w:hAnsi="Cambria Math" w:cs="Linux Libertine"/>
          </w:rPr>
          <m:t>b</m:t>
        </m:r>
      </m:oMath>
      <w:r w:rsidR="005E5104">
        <w:rPr>
          <w:rFonts w:eastAsiaTheme="minorEastAsia"/>
        </w:rPr>
        <w:t xml:space="preserve"> as the block size, and </w:t>
      </w:r>
      <m:oMath>
        <m:r>
          <w:rPr>
            <w:rFonts w:ascii="Cambria Math" w:eastAsiaTheme="minorEastAsia" w:hAnsi="Cambria Math" w:cs="Linux Libertine"/>
          </w:rPr>
          <m:t>n</m:t>
        </m:r>
      </m:oMath>
      <w:r w:rsidR="005E5104">
        <w:rPr>
          <w:rFonts w:eastAsiaTheme="minorEastAsia"/>
        </w:rPr>
        <w:t xml:space="preserve"> as the digest size of the compression function. These functions are used as the core of a cryptographic hash function, and as such, must have all the properties required of a cryptographic hash function.</w:t>
      </w:r>
      <w:r w:rsidR="00D50E36">
        <w:rPr>
          <w:rFonts w:eastAsiaTheme="minorEastAsia"/>
        </w:rPr>
        <w:t xml:space="preserve"> A construction </w:t>
      </w:r>
      <w:r w:rsidR="00D50E36">
        <w:rPr>
          <w:rFonts w:eastAsiaTheme="minorEastAsia"/>
        </w:rPr>
        <w:lastRenderedPageBreak/>
        <w:t xml:space="preserve">scheme is a technique which allows the extension of a compression function to another function of the form </w:t>
      </w:r>
      <m:oMath>
        <m:r>
          <w:rPr>
            <w:rFonts w:ascii="Cambria Math" w:eastAsiaTheme="minorEastAsia" w:hAnsi="Cambria Math" w:cs="Linux Libertine"/>
          </w:rPr>
          <m:t xml:space="preserve">H : </m:t>
        </m:r>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Linux Libertine"/>
              </w:rPr>
              <m:t>*</m:t>
            </m:r>
          </m:sup>
        </m:sSubSup>
        <m:r>
          <w:rPr>
            <w:rFonts w:ascii="Cambria Math" w:eastAsiaTheme="minorEastAsia" w:hAnsi="Cambria Math" w:cs="Linux Libertine"/>
          </w:rPr>
          <m:t xml:space="preserve">→ </m:t>
        </m:r>
        <m:sSubSup>
          <m:sSubSupPr>
            <m:ctrlPr>
              <w:rPr>
                <w:rFonts w:ascii="Cambria Math" w:eastAsiaTheme="minorEastAsia" w:hAnsi="Cambria Math" w:cs="Linux Libertine"/>
                <w:i/>
              </w:rPr>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Linux Libertine"/>
              </w:rPr>
              <m:t>n</m:t>
            </m:r>
          </m:sup>
        </m:sSubSup>
      </m:oMath>
      <w:r w:rsidR="009C0413">
        <w:rPr>
          <w:rFonts w:eastAsiaTheme="minorEastAsia"/>
        </w:rPr>
        <w:t>.</w:t>
      </w:r>
    </w:p>
    <w:p w:rsidR="009012C5" w:rsidRDefault="009012C5" w:rsidP="009012C5">
      <w:pPr>
        <w:pStyle w:val="Heading3"/>
      </w:pPr>
      <w:bookmarkStart w:id="33" w:name="_Toc528019213"/>
      <w:r>
        <w:t>Davies</w:t>
      </w:r>
      <w:r w:rsidR="000A384E">
        <w:noBreakHyphen/>
      </w:r>
      <w:r>
        <w:t>Meyer</w:t>
      </w:r>
      <w:r w:rsidR="00A21951">
        <w:t xml:space="preserve"> Construction</w:t>
      </w:r>
      <w:bookmarkEnd w:id="33"/>
    </w:p>
    <w:p w:rsidR="00BB729B" w:rsidRDefault="00D50E36" w:rsidP="005E5104">
      <w:pPr>
        <w:pStyle w:val="paragraph"/>
      </w:pPr>
      <w:r>
        <w:t xml:space="preserve">To construct a </w:t>
      </w:r>
      <w:r w:rsidR="00D4725C">
        <w:t xml:space="preserve">cryptographic </w:t>
      </w:r>
      <w:r>
        <w:t>hash function, we first need a compression function. This function must also have all of the</w:t>
      </w:r>
      <w:r w:rsidR="005014D1">
        <w:t xml:space="preserve"> properties </w:t>
      </w:r>
      <w:r>
        <w:t>required by a cryptographic hash function. As such, constructing a compression function is non</w:t>
      </w:r>
      <w:r w:rsidR="000A384E">
        <w:noBreakHyphen/>
      </w:r>
      <w:r>
        <w:t xml:space="preserve">trivial. </w:t>
      </w:r>
      <w:r w:rsidR="005014D1">
        <w:t xml:space="preserve">To this end, </w:t>
      </w:r>
      <w:r w:rsidR="005E5104">
        <w:t xml:space="preserve">there also exist many constructions for creating a compression function from other cryptographic primitives. One </w:t>
      </w:r>
      <w:r w:rsidR="005014D1">
        <w:t xml:space="preserve">such </w:t>
      </w:r>
      <w:r w:rsidR="005E5104">
        <w:t>construction is the Davies</w:t>
      </w:r>
      <w:r w:rsidR="000A384E">
        <w:noBreakHyphen/>
      </w:r>
      <w:r w:rsidR="005E5104">
        <w:t xml:space="preserve">Meyer construction, which creates a compression function from a cryptographically secure block cipher. </w:t>
      </w:r>
    </w:p>
    <w:p w:rsidR="00DE298B" w:rsidRDefault="008559B7" w:rsidP="009A2DFC">
      <w:pPr>
        <w:pStyle w:val="paragraph"/>
        <w:rPr>
          <w:rFonts w:eastAsiaTheme="minorEastAsia"/>
        </w:rPr>
      </w:pPr>
      <w:r>
        <w:t>Let</w:t>
      </w:r>
      <w:r>
        <w:rPr>
          <w:rFonts w:eastAsiaTheme="minorEastAsia"/>
        </w:rPr>
        <w:t xml:space="preserve"> </w:t>
      </w:r>
      <m:oMath>
        <m:r>
          <w:rPr>
            <w:rFonts w:ascii="Cambria Math" w:hAnsi="Cambria Math" w:cs="Linux Libertine"/>
          </w:rPr>
          <m:t>E(M,K)</m:t>
        </m:r>
      </m:oMath>
      <w:r>
        <w:rPr>
          <w:rFonts w:eastAsiaTheme="minorEastAsia"/>
        </w:rPr>
        <w:t xml:space="preserve"> denote the encryption of a message </w:t>
      </w:r>
      <m:oMath>
        <m:r>
          <w:rPr>
            <w:rFonts w:ascii="Cambria Math" w:eastAsiaTheme="minorEastAsia" w:hAnsi="Cambria Math" w:cs="Linux Libertine"/>
          </w:rPr>
          <m:t>M</m:t>
        </m:r>
      </m:oMath>
      <w:r>
        <w:rPr>
          <w:rFonts w:eastAsiaTheme="minorEastAsia"/>
        </w:rPr>
        <w:t xml:space="preserve"> with key </w:t>
      </w:r>
      <m:oMath>
        <m:r>
          <w:rPr>
            <w:rFonts w:ascii="Cambria Math" w:eastAsiaTheme="minorEastAsia" w:hAnsi="Cambria Math" w:cs="Linux Libertine"/>
          </w:rPr>
          <m:t>K</m:t>
        </m:r>
      </m:oMath>
      <w:r w:rsidR="00BB729B">
        <w:rPr>
          <w:rFonts w:eastAsiaTheme="minorEastAsia"/>
        </w:rPr>
        <w:t xml:space="preserve"> with some secure block cipher,</w:t>
      </w:r>
      <w:r>
        <w:rPr>
          <w:rFonts w:eastAsiaTheme="minorEastAsia"/>
        </w:rPr>
        <w:t xml:space="preserve"> </w:t>
      </w:r>
      <w:r w:rsidR="00D50E36">
        <w:rPr>
          <w:rFonts w:eastAsiaTheme="minorEastAsia"/>
        </w:rPr>
        <w:t>and l</w:t>
      </w:r>
      <w:r>
        <w:rPr>
          <w:rFonts w:eastAsiaTheme="minorEastAsia"/>
        </w:rPr>
        <w:t xml:space="preserve">et our message be broken into several </w:t>
      </w:r>
      <w:r w:rsidR="00BB729B">
        <w:rPr>
          <w:rFonts w:eastAsiaTheme="minorEastAsia"/>
        </w:rPr>
        <w:t xml:space="preserve">fixed-length </w:t>
      </w:r>
      <w:r w:rsidR="00D50E36">
        <w:rPr>
          <w:rFonts w:eastAsiaTheme="minorEastAsia"/>
        </w:rPr>
        <w:t>blocks</w:t>
      </w:r>
      <w:r>
        <w:rPr>
          <w:rFonts w:eastAsiaTheme="minorEastAsia"/>
        </w:rPr>
        <w:t xml:space="preserve">, denoted </w:t>
      </w:r>
      <m:oMath>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i</m:t>
            </m:r>
          </m:sub>
        </m:sSub>
      </m:oMath>
      <w:r>
        <w:rPr>
          <w:rFonts w:eastAsiaTheme="minorEastAsia"/>
        </w:rPr>
        <w:t xml:space="preserve">. </w:t>
      </w:r>
      <w:r w:rsidR="00BB729B">
        <w:rPr>
          <w:rFonts w:eastAsiaTheme="minorEastAsia"/>
        </w:rPr>
        <w:t xml:space="preserve">We can then construct a compression function </w:t>
      </w:r>
      <m:oMath>
        <m:r>
          <w:rPr>
            <w:rFonts w:ascii="Cambria Math" w:eastAsiaTheme="minorEastAsia" w:hAnsi="Cambria Math" w:cs="Linux Libertine"/>
          </w:rPr>
          <m:t>h</m:t>
        </m:r>
      </m:oMath>
      <w:r w:rsidR="00BB729B">
        <w:rPr>
          <w:rFonts w:eastAsiaTheme="minorEastAsia"/>
        </w:rPr>
        <w:t xml:space="preserve"> by</w:t>
      </w:r>
      <w:r w:rsidR="00642446">
        <w:rPr>
          <w:rFonts w:eastAsiaTheme="minorEastAsia"/>
        </w:rPr>
        <w:t xml:space="preserve"> setting</w:t>
      </w:r>
      <w:r w:rsidR="00BB729B">
        <w:rPr>
          <w:rFonts w:eastAsiaTheme="minorEastAsia"/>
        </w:rPr>
        <w:t xml:space="preserve"> </w:t>
      </w:r>
      <m:oMath>
        <m:r>
          <w:rPr>
            <w:rFonts w:ascii="Cambria Math" w:eastAsiaTheme="minorEastAsia" w:hAnsi="Cambria Math" w:cs="Linux Libertine"/>
          </w:rPr>
          <m:t>h</m:t>
        </m:r>
        <m:d>
          <m:dPr>
            <m:ctrlPr>
              <w:rPr>
                <w:rFonts w:ascii="Cambria Math" w:eastAsiaTheme="minorEastAsia" w:hAnsi="Cambria Math" w:cs="Linux Libertine"/>
                <w:i/>
              </w:rPr>
            </m:ctrlPr>
          </m:dPr>
          <m:e>
            <m:r>
              <w:rPr>
                <w:rFonts w:ascii="Cambria Math" w:eastAsiaTheme="minorEastAsia" w:hAnsi="Cambria Math" w:cs="Linux Libertine"/>
              </w:rPr>
              <m:t>IV,M</m:t>
            </m:r>
          </m:e>
        </m:d>
        <m:r>
          <w:rPr>
            <w:rFonts w:ascii="Cambria Math" w:eastAsiaTheme="minorEastAsia" w:hAnsi="Cambria Math" w:cs="Linux Libertine"/>
          </w:rPr>
          <m:t>=</m:t>
        </m:r>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i</m:t>
            </m:r>
          </m:sub>
        </m:sSub>
      </m:oMath>
      <w:r w:rsidR="00BB729B">
        <w:rPr>
          <w:rFonts w:eastAsiaTheme="minorEastAsia"/>
        </w:rPr>
        <w:t xml:space="preserve">, where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i</m:t>
            </m:r>
          </m:sub>
        </m:sSub>
      </m:oMath>
      <w:r w:rsidR="00BB729B">
        <w:rPr>
          <w:rFonts w:eastAsiaTheme="minorEastAsia"/>
        </w:rPr>
        <w:t xml:space="preserve"> is the </w:t>
      </w:r>
      <w:r w:rsidR="00307E15">
        <w:rPr>
          <w:rFonts w:eastAsiaTheme="minorEastAsia"/>
        </w:rPr>
        <w:t>final</w:t>
      </w:r>
      <w:r w:rsidR="00BB729B">
        <w:rPr>
          <w:rFonts w:eastAsiaTheme="minorEastAsia"/>
        </w:rPr>
        <w:t xml:space="preserve"> element in the recurrence relation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n+1</m:t>
            </m:r>
          </m:sub>
        </m:sSub>
        <m:r>
          <w:rPr>
            <w:rFonts w:ascii="Cambria Math" w:eastAsiaTheme="minorEastAsia" w:hAnsi="Cambria Math" w:cs="Linux Libertine"/>
          </w:rPr>
          <m:t>=E</m:t>
        </m:r>
        <m:d>
          <m:dPr>
            <m:ctrlPr>
              <w:rPr>
                <w:rFonts w:ascii="Cambria Math" w:eastAsiaTheme="minorEastAsia" w:hAnsi="Cambria Math" w:cs="Linux Libertine"/>
                <w:i/>
              </w:rPr>
            </m:ctrlPr>
          </m:dPr>
          <m:e>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n</m:t>
                </m:r>
              </m:sub>
            </m:sSub>
            <m:r>
              <w:rPr>
                <w:rFonts w:ascii="Cambria Math" w:eastAsiaTheme="minorEastAsia" w:hAnsi="Cambria Math" w:cs="Linux Libertine"/>
              </w:rPr>
              <m:t xml:space="preserve">, </m:t>
            </m:r>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n</m:t>
                </m:r>
              </m:sub>
            </m:sSub>
          </m:e>
        </m:d>
        <m:r>
          <w:rPr>
            <w:rFonts w:ascii="Cambria Math" w:eastAsiaTheme="minorEastAsia" w:hAnsi="Cambria Math" w:cs="Linux Libertine"/>
          </w:rPr>
          <m:t>⊕</m:t>
        </m:r>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n</m:t>
            </m:r>
          </m:sub>
        </m:sSub>
      </m:oMath>
      <w:r w:rsidR="00BB729B">
        <w:rPr>
          <w:rFonts w:eastAsiaTheme="minorEastAsia"/>
        </w:rPr>
        <w:t xml:space="preserve">, </w:t>
      </w:r>
      <w:r w:rsidR="00CC255E">
        <w:rPr>
          <w:rFonts w:eastAsiaTheme="minorEastAsia"/>
        </w:rPr>
        <w:t xml:space="preserve">where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0</m:t>
            </m:r>
          </m:sub>
        </m:sSub>
        <m:r>
          <w:rPr>
            <w:rFonts w:ascii="Cambria Math" w:eastAsiaTheme="minorEastAsia" w:hAnsi="Cambria Math" w:cs="Linux Libertine"/>
          </w:rPr>
          <m:t>=IV</m:t>
        </m:r>
      </m:oMath>
      <w:r w:rsidR="00BB729B">
        <w:rPr>
          <w:rFonts w:eastAsiaTheme="minorEastAsia"/>
        </w:rPr>
        <w:t>.</w:t>
      </w:r>
    </w:p>
    <w:p w:rsidR="009B2AD9" w:rsidRDefault="00DE298B" w:rsidP="009B2AD9">
      <w:pPr>
        <w:pStyle w:val="paragraph"/>
        <w:keepNext/>
      </w:pPr>
      <w:r>
        <w:rPr>
          <w:rFonts w:eastAsiaTheme="minorEastAsia"/>
        </w:rPr>
        <w:t xml:space="preserve"> </w:t>
      </w:r>
      <w:r w:rsidR="003D270C">
        <w:rPr>
          <w:rFonts w:eastAsiaTheme="minorEastAsia"/>
          <w:noProof/>
        </w:rPr>
        <w:drawing>
          <wp:inline distT="0" distB="0" distL="0" distR="0">
            <wp:extent cx="5724525" cy="2619375"/>
            <wp:effectExtent l="0" t="0" r="9525" b="0"/>
            <wp:docPr id="2" name="Picture 2" descr="D:\Uni\COMP520\report\assets\Davies-Me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ni\COMP520\report\assets\Davies-Mey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rsidR="00DE298B" w:rsidRDefault="009B2AD9" w:rsidP="009B2AD9">
      <w:pPr>
        <w:pStyle w:val="Caption"/>
        <w:jc w:val="both"/>
        <w:rPr>
          <w:rFonts w:eastAsiaTheme="minorEastAsia"/>
        </w:rPr>
      </w:pPr>
      <w:bookmarkStart w:id="34" w:name="_Toc528019278"/>
      <w:r>
        <w:t xml:space="preserve">Figure </w:t>
      </w:r>
      <w:r w:rsidR="008025B5">
        <w:fldChar w:fldCharType="begin"/>
      </w:r>
      <w:r w:rsidR="008025B5">
        <w:instrText xml:space="preserve"> SEQ Figure \* ARABIC </w:instrText>
      </w:r>
      <w:r w:rsidR="008025B5">
        <w:fldChar w:fldCharType="separate"/>
      </w:r>
      <w:r w:rsidR="00DC273F">
        <w:rPr>
          <w:noProof/>
        </w:rPr>
        <w:t>4</w:t>
      </w:r>
      <w:r w:rsidR="008025B5">
        <w:rPr>
          <w:noProof/>
        </w:rPr>
        <w:fldChar w:fldCharType="end"/>
      </w:r>
      <w:r>
        <w:t xml:space="preserve"> - Davies-Meyer Compression Function</w:t>
      </w:r>
      <w:bookmarkEnd w:id="34"/>
    </w:p>
    <w:p w:rsidR="00FF0763" w:rsidRPr="005E5104" w:rsidRDefault="004D6ABC" w:rsidP="009A2DFC">
      <w:pPr>
        <w:pStyle w:val="paragraph"/>
      </w:pPr>
      <w:r>
        <w:rPr>
          <w:rFonts w:eastAsiaTheme="minorEastAsia"/>
        </w:rPr>
        <w:t xml:space="preserve">Effectively, </w:t>
      </w:r>
      <w:r w:rsidR="00BB729B">
        <w:rPr>
          <w:rFonts w:eastAsiaTheme="minorEastAsia"/>
        </w:rPr>
        <w:t xml:space="preserve">our compression function takes some initial value </w:t>
      </w:r>
      <m:oMath>
        <m:r>
          <w:rPr>
            <w:rFonts w:ascii="Cambria Math" w:eastAsiaTheme="minorEastAsia" w:hAnsi="Cambria Math" w:cs="Linux Libertine"/>
          </w:rPr>
          <m:t>IV</m:t>
        </m:r>
      </m:oMath>
      <w:r w:rsidR="00BB729B">
        <w:rPr>
          <w:rFonts w:eastAsiaTheme="minorEastAsia"/>
        </w:rPr>
        <w:t xml:space="preserve">, and repeatedly encrypts it with each block in the message </w:t>
      </w:r>
      <m:oMath>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n</m:t>
            </m:r>
          </m:sub>
        </m:sSub>
      </m:oMath>
      <w:r w:rsidR="00BB729B">
        <w:rPr>
          <w:rFonts w:eastAsiaTheme="minorEastAsia"/>
        </w:rPr>
        <w:t xml:space="preserve">, and additionally XORing on each intermediate value of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n</m:t>
            </m:r>
          </m:sub>
        </m:sSub>
      </m:oMath>
      <w:r w:rsidR="00BB729B">
        <w:rPr>
          <w:rFonts w:eastAsiaTheme="minorEastAsia"/>
        </w:rPr>
        <w:t xml:space="preserve"> at each step. Due to this additional step, the compression function </w:t>
      </w:r>
      <m:oMath>
        <m:r>
          <w:rPr>
            <w:rFonts w:ascii="Linux Libertine" w:eastAsiaTheme="minorEastAsia" w:hAnsi="Linux Libertine" w:cs="Linux Libertine"/>
          </w:rPr>
          <m:t>h</m:t>
        </m:r>
      </m:oMath>
      <w:r w:rsidR="00BB729B">
        <w:rPr>
          <w:rFonts w:eastAsiaTheme="minorEastAsia"/>
        </w:rPr>
        <w:t xml:space="preserve"> is difficult to </w:t>
      </w:r>
      <w:r w:rsidR="00FF63CA">
        <w:rPr>
          <w:rFonts w:eastAsiaTheme="minorEastAsia"/>
        </w:rPr>
        <w:t>invert</w:t>
      </w:r>
      <w:r w:rsidR="00BB729B">
        <w:rPr>
          <w:rFonts w:eastAsiaTheme="minorEastAsia"/>
        </w:rPr>
        <w:t xml:space="preserve">, given that the block cipher </w:t>
      </w:r>
      <m:oMath>
        <m:r>
          <w:rPr>
            <w:rFonts w:ascii="Cambria Math" w:eastAsiaTheme="minorEastAsia" w:hAnsi="Cambria Math" w:cs="Linux Libertine"/>
          </w:rPr>
          <m:t>E</m:t>
        </m:r>
      </m:oMath>
      <w:r w:rsidR="00BB729B">
        <w:rPr>
          <w:rFonts w:eastAsiaTheme="minorEastAsia"/>
        </w:rPr>
        <w:t xml:space="preserve"> is</w:t>
      </w:r>
      <w:r w:rsidR="00FF63CA">
        <w:rPr>
          <w:rFonts w:eastAsiaTheme="minorEastAsia"/>
        </w:rPr>
        <w:t xml:space="preserve"> cryptographically </w:t>
      </w:r>
      <w:r w:rsidR="00BB729B">
        <w:rPr>
          <w:rFonts w:eastAsiaTheme="minorEastAsia"/>
        </w:rPr>
        <w:t xml:space="preserve">secure. Furthermore, since block ciphers share similar randomness properties with cryptographic hash functions, </w:t>
      </w:r>
      <m:oMath>
        <m:r>
          <w:rPr>
            <w:rFonts w:ascii="Linux Libertine" w:eastAsiaTheme="minorEastAsia" w:hAnsi="Linux Libertine" w:cs="Linux Libertine"/>
          </w:rPr>
          <m:t>h</m:t>
        </m:r>
      </m:oMath>
      <w:r w:rsidR="00BB729B">
        <w:rPr>
          <w:rFonts w:eastAsiaTheme="minorEastAsia"/>
        </w:rPr>
        <w:t xml:space="preserve"> will also be collision-resistant.</w:t>
      </w:r>
    </w:p>
    <w:p w:rsidR="009012C5" w:rsidRDefault="009012C5" w:rsidP="009012C5">
      <w:pPr>
        <w:pStyle w:val="Heading3"/>
      </w:pPr>
      <w:bookmarkStart w:id="35" w:name="_Toc528019214"/>
      <w:r>
        <w:lastRenderedPageBreak/>
        <w:t>Merkle</w:t>
      </w:r>
      <w:r w:rsidR="000A384E">
        <w:noBreakHyphen/>
      </w:r>
      <w:r>
        <w:t>Damg</w:t>
      </w:r>
      <w:r w:rsidRPr="009012C5">
        <w:t>å</w:t>
      </w:r>
      <w:r>
        <w:t>rd</w:t>
      </w:r>
      <w:r w:rsidR="00053CF3">
        <w:t xml:space="preserve"> Construction</w:t>
      </w:r>
      <w:bookmarkEnd w:id="35"/>
    </w:p>
    <w:p w:rsidR="00315B25" w:rsidRDefault="00315B25" w:rsidP="008559B7">
      <w:pPr>
        <w:pStyle w:val="paragraph"/>
      </w:pPr>
      <w:r>
        <w:t xml:space="preserve">Given a secure compression function, how can we extend it to a full hash function? To do this, we need to somehow take an arbitrary length message and divide it into blocks that the underlying compression function can consume. Furthermore, we need to maintain some type of state for the compression function to use. </w:t>
      </w:r>
      <w:r w:rsidR="008559B7">
        <w:t>The Merkle</w:t>
      </w:r>
      <w:r w:rsidR="000A384E">
        <w:noBreakHyphen/>
      </w:r>
      <w:r>
        <w:t>Damgård</w:t>
      </w:r>
      <w:r w:rsidR="008559B7">
        <w:t xml:space="preserve"> construction </w:t>
      </w:r>
      <w:r>
        <w:t>describes how to construct such a function fr</w:t>
      </w:r>
      <w:r w:rsidR="000036C6">
        <w:t>o</w:t>
      </w:r>
      <w:r>
        <w:t>m a compression function</w:t>
      </w:r>
      <w:r w:rsidR="00A456AE">
        <w:t>.</w:t>
      </w:r>
      <w:r w:rsidR="00A456AE">
        <w:fldChar w:fldCharType="begin"/>
      </w:r>
      <w:r w:rsidR="00A456AE">
        <w:instrText xml:space="preserve"> ADDIN EN.CITE &lt;EndNote&gt;&lt;Cite&gt;&lt;Author&gt;Merkle&lt;/Author&gt;&lt;Year&gt;1979&lt;/Year&gt;&lt;RecNum&gt;46&lt;/RecNum&gt;&lt;DisplayText&gt;[16]&lt;/DisplayText&gt;&lt;record&gt;&lt;rec-number&gt;46&lt;/rec-number&gt;&lt;foreign-keys&gt;&lt;key app="EN" db-id="w2ta95tpf5pa0lez2fkvtv5jzwx5vaxpzr9w" timestamp="1538296712"&gt;46&lt;/key&gt;&lt;/foreign-keys&gt;&lt;ref-type name="Thesis"&gt;32&lt;/ref-type&gt;&lt;contributors&gt;&lt;authors&gt;&lt;author&gt;Merkle, Ralph&lt;/author&gt;&lt;/authors&gt;&lt;/contributors&gt;&lt;titles&gt;&lt;title&gt;Secrecy, Authentication, and Public Key Systems&lt;/title&gt;&lt;secondary-title&gt;Department of Electrical Engineering&lt;/secondary-title&gt;&lt;/titles&gt;&lt;dates&gt;&lt;year&gt;1979&lt;/year&gt;&lt;/dates&gt;&lt;publisher&gt;Stanford University&lt;/publisher&gt;&lt;urls&gt;&lt;related-urls&gt;&lt;url&gt;&lt;style face="underline" font="default" size="100%"&gt;http://www.merkle.com/papers/Thesis1979.pdf&lt;/style&gt;&lt;/url&gt;&lt;/related-urls&gt;&lt;/urls&gt;&lt;/record&gt;&lt;/Cite&gt;&lt;/EndNote&gt;</w:instrText>
      </w:r>
      <w:r w:rsidR="00A456AE">
        <w:fldChar w:fldCharType="separate"/>
      </w:r>
      <w:r w:rsidR="00A456AE">
        <w:rPr>
          <w:noProof/>
        </w:rPr>
        <w:t>[16]</w:t>
      </w:r>
      <w:r w:rsidR="00A456AE">
        <w:fldChar w:fldCharType="end"/>
      </w:r>
    </w:p>
    <w:p w:rsidR="0023537F" w:rsidRDefault="008559B7" w:rsidP="0023537F">
      <w:pPr>
        <w:pStyle w:val="paragraph"/>
        <w:rPr>
          <w:rFonts w:eastAsiaTheme="minorEastAsia"/>
        </w:rPr>
      </w:pPr>
      <w:r>
        <w:t xml:space="preserve">To begin, </w:t>
      </w:r>
      <w:r w:rsidR="0023537F">
        <w:t xml:space="preserve">we define </w:t>
      </w:r>
      <m:oMath>
        <m:r>
          <w:rPr>
            <w:rFonts w:ascii="Cambria Math" w:hAnsi="Cambria Math" w:cs="Linux Libertine"/>
          </w:rPr>
          <m:t>Pad(M)</m:t>
        </m:r>
      </m:oMath>
      <w:r w:rsidR="0023537F">
        <w:rPr>
          <w:rFonts w:eastAsiaTheme="minorEastAsia"/>
        </w:rPr>
        <w:t xml:space="preserve"> to be the message padded with its length</w:t>
      </w:r>
      <w:r w:rsidR="000036C6">
        <w:rPr>
          <w:rFonts w:eastAsiaTheme="minorEastAsia"/>
        </w:rPr>
        <w:t xml:space="preserve"> in bits</w:t>
      </w:r>
      <w:r w:rsidR="00413DF1">
        <w:rPr>
          <w:rFonts w:eastAsiaTheme="minorEastAsia"/>
        </w:rPr>
        <w:t>.</w:t>
      </w:r>
      <w:r w:rsidR="0023537F">
        <w:rPr>
          <w:rFonts w:eastAsiaTheme="minorEastAsia"/>
        </w:rPr>
        <w:t xml:space="preserve"> Although </w:t>
      </w:r>
      <m:oMath>
        <m:r>
          <w:rPr>
            <w:rFonts w:ascii="Cambria Math" w:eastAsiaTheme="minorEastAsia" w:hAnsi="Cambria Math" w:cs="Linux Libertine"/>
          </w:rPr>
          <m:t>Pad</m:t>
        </m:r>
      </m:oMath>
      <w:r w:rsidR="0023537F">
        <w:rPr>
          <w:rFonts w:eastAsiaTheme="minorEastAsia"/>
        </w:rPr>
        <w:t xml:space="preserve"> can be defined arbitrarily, it must satisfy </w:t>
      </w:r>
      <w:r w:rsidR="00D20122">
        <w:rPr>
          <w:rFonts w:eastAsiaTheme="minorEastAsia"/>
        </w:rPr>
        <w:t>several</w:t>
      </w:r>
      <w:r w:rsidR="0023537F">
        <w:rPr>
          <w:rFonts w:eastAsiaTheme="minorEastAsia"/>
        </w:rPr>
        <w:t xml:space="preserve"> key properties:</w:t>
      </w:r>
    </w:p>
    <w:p w:rsidR="00413DF1" w:rsidRDefault="00413DF1" w:rsidP="00413DF1">
      <w:pPr>
        <w:pStyle w:val="paragraph"/>
        <w:numPr>
          <w:ilvl w:val="0"/>
          <w:numId w:val="17"/>
        </w:numPr>
        <w:rPr>
          <w:rFonts w:eastAsiaTheme="minorEastAsia"/>
        </w:rPr>
      </w:pPr>
      <m:oMath>
        <m:r>
          <w:rPr>
            <w:rFonts w:ascii="Cambria Math" w:eastAsiaTheme="minorEastAsia" w:hAnsi="Cambria Math" w:cs="Linux Libertine"/>
          </w:rPr>
          <m:t>b</m:t>
        </m:r>
      </m:oMath>
      <w:r>
        <w:rPr>
          <w:rFonts w:eastAsiaTheme="minorEastAsia"/>
        </w:rPr>
        <w:t xml:space="preserve"> must divide </w:t>
      </w:r>
      <m:oMath>
        <m:r>
          <w:rPr>
            <w:rFonts w:ascii="Cambria Math" w:eastAsiaTheme="minorEastAsia" w:hAnsi="Cambria Math" w:cs="Linux Libertine"/>
          </w:rPr>
          <m:t>Length(Pad</m:t>
        </m:r>
        <m:d>
          <m:dPr>
            <m:ctrlPr>
              <w:rPr>
                <w:rFonts w:ascii="Cambria Math" w:eastAsiaTheme="minorEastAsia" w:hAnsi="Cambria Math" w:cs="Linux Libertine"/>
                <w:i/>
              </w:rPr>
            </m:ctrlPr>
          </m:dPr>
          <m:e>
            <m:r>
              <w:rPr>
                <w:rFonts w:ascii="Cambria Math" w:eastAsiaTheme="minorEastAsia" w:hAnsi="Cambria Math" w:cs="Linux Libertine"/>
              </w:rPr>
              <m:t>M</m:t>
            </m:r>
          </m:e>
        </m:d>
        <m:r>
          <w:rPr>
            <w:rFonts w:ascii="Cambria Math" w:eastAsiaTheme="minorEastAsia" w:hAnsi="Cambria Math" w:cs="Linux Libertine"/>
          </w:rPr>
          <m:t>)</m:t>
        </m:r>
      </m:oMath>
    </w:p>
    <w:p w:rsidR="0023537F" w:rsidRPr="0023537F" w:rsidRDefault="0023537F" w:rsidP="0023537F">
      <w:pPr>
        <w:pStyle w:val="paragraph"/>
        <w:numPr>
          <w:ilvl w:val="0"/>
          <w:numId w:val="17"/>
        </w:numPr>
      </w:pPr>
      <m:oMath>
        <m:r>
          <w:rPr>
            <w:rFonts w:ascii="Cambria Math" w:hAnsi="Cambria Math" w:cs="Linux Libertine"/>
          </w:rPr>
          <m:t>M</m:t>
        </m:r>
      </m:oMath>
      <w:r>
        <w:rPr>
          <w:rFonts w:eastAsiaTheme="minorEastAsia"/>
        </w:rPr>
        <w:t xml:space="preserve"> is a prefix of </w:t>
      </w:r>
      <m:oMath>
        <m:r>
          <w:rPr>
            <w:rFonts w:ascii="Cambria Math" w:eastAsiaTheme="minorEastAsia" w:hAnsi="Cambria Math" w:cs="Linux Libertine"/>
          </w:rPr>
          <m:t>Pad(M)</m:t>
        </m:r>
      </m:oMath>
    </w:p>
    <w:p w:rsidR="0023537F" w:rsidRPr="0023537F" w:rsidRDefault="0023537F" w:rsidP="0023537F">
      <w:pPr>
        <w:pStyle w:val="paragraph"/>
        <w:numPr>
          <w:ilvl w:val="0"/>
          <w:numId w:val="17"/>
        </w:numPr>
      </w:pPr>
      <w:r>
        <w:t xml:space="preserve">If </w:t>
      </w:r>
      <m:oMath>
        <m:r>
          <w:rPr>
            <w:rFonts w:ascii="Cambria Math" w:hAnsi="Cambria Math" w:cs="Linux Libertine"/>
          </w:rPr>
          <m:t>Length(M)=Length(N)</m:t>
        </m:r>
      </m:oMath>
      <w:r>
        <w:rPr>
          <w:rFonts w:eastAsiaTheme="minorEastAsia"/>
        </w:rPr>
        <w:t xml:space="preserve">, then </w:t>
      </w:r>
      <m:oMath>
        <m:r>
          <w:rPr>
            <w:rFonts w:ascii="Cambria Math" w:eastAsiaTheme="minorEastAsia" w:hAnsi="Cambria Math"/>
          </w:rPr>
          <m:t>Length(</m:t>
        </m:r>
        <m:r>
          <w:rPr>
            <w:rFonts w:ascii="Cambria Math" w:eastAsiaTheme="minorEastAsia" w:hAnsi="Cambria Math" w:cs="Linux Libertine"/>
          </w:rPr>
          <m:t>Pad</m:t>
        </m:r>
        <m:d>
          <m:dPr>
            <m:ctrlPr>
              <w:rPr>
                <w:rFonts w:ascii="Cambria Math" w:eastAsiaTheme="minorEastAsia" w:hAnsi="Cambria Math" w:cs="Linux Libertine"/>
                <w:i/>
              </w:rPr>
            </m:ctrlPr>
          </m:dPr>
          <m:e>
            <m:r>
              <w:rPr>
                <w:rFonts w:ascii="Cambria Math" w:eastAsiaTheme="minorEastAsia" w:hAnsi="Cambria Math" w:cs="Linux Libertine"/>
              </w:rPr>
              <m:t>M</m:t>
            </m:r>
          </m:e>
        </m:d>
        <m:r>
          <w:rPr>
            <w:rFonts w:ascii="Cambria Math" w:eastAsiaTheme="minorEastAsia" w:hAnsi="Cambria Math" w:cs="Linux Libertine"/>
          </w:rPr>
          <m:t>)=Length(Pad</m:t>
        </m:r>
        <m:d>
          <m:dPr>
            <m:ctrlPr>
              <w:rPr>
                <w:rFonts w:ascii="Cambria Math" w:eastAsiaTheme="minorEastAsia" w:hAnsi="Cambria Math" w:cs="Linux Libertine"/>
                <w:i/>
              </w:rPr>
            </m:ctrlPr>
          </m:dPr>
          <m:e>
            <m:r>
              <w:rPr>
                <w:rFonts w:ascii="Cambria Math" w:eastAsiaTheme="minorEastAsia" w:hAnsi="Cambria Math" w:cs="Linux Libertine"/>
              </w:rPr>
              <m:t>N</m:t>
            </m:r>
          </m:e>
        </m:d>
        <m:r>
          <w:rPr>
            <w:rFonts w:ascii="Cambria Math" w:eastAsiaTheme="minorEastAsia" w:hAnsi="Cambria Math" w:cs="Linux Libertine"/>
          </w:rPr>
          <m:t>)</m:t>
        </m:r>
      </m:oMath>
    </w:p>
    <w:p w:rsidR="0023537F" w:rsidRDefault="0023537F" w:rsidP="0023537F">
      <w:pPr>
        <w:pStyle w:val="paragraph"/>
        <w:numPr>
          <w:ilvl w:val="0"/>
          <w:numId w:val="17"/>
        </w:numPr>
      </w:pPr>
      <w:r>
        <w:rPr>
          <w:rFonts w:eastAsiaTheme="minorEastAsia"/>
        </w:rPr>
        <w:t xml:space="preserve">If </w:t>
      </w:r>
      <m:oMath>
        <m:r>
          <w:rPr>
            <w:rFonts w:ascii="Cambria Math" w:eastAsiaTheme="minorEastAsia" w:hAnsi="Cambria Math" w:cs="Linux Libertine"/>
          </w:rPr>
          <m:t>Length</m:t>
        </m:r>
        <m:d>
          <m:dPr>
            <m:ctrlPr>
              <w:rPr>
                <w:rFonts w:ascii="Cambria Math" w:eastAsiaTheme="minorEastAsia" w:hAnsi="Cambria Math" w:cs="Linux Libertine"/>
                <w:i/>
              </w:rPr>
            </m:ctrlPr>
          </m:dPr>
          <m:e>
            <m:r>
              <w:rPr>
                <w:rFonts w:ascii="Cambria Math" w:eastAsiaTheme="minorEastAsia" w:hAnsi="Cambria Math" w:cs="Linux Libertine"/>
              </w:rPr>
              <m:t>M</m:t>
            </m:r>
          </m:e>
        </m:d>
        <m:r>
          <w:rPr>
            <w:rFonts w:ascii="Cambria Math" w:eastAsiaTheme="minorEastAsia" w:hAnsi="Cambria Math" w:cs="Linux Libertine"/>
          </w:rPr>
          <m:t>≠Length(N)</m:t>
        </m:r>
      </m:oMath>
      <w:r>
        <w:rPr>
          <w:rFonts w:eastAsiaTheme="minorEastAsia"/>
        </w:rPr>
        <w:t xml:space="preserve">, then the final </w:t>
      </w:r>
      <m:oMath>
        <m:r>
          <w:rPr>
            <w:rFonts w:ascii="Cambria Math" w:eastAsiaTheme="minorEastAsia" w:hAnsi="Cambria Math" w:cs="Linux Libertine"/>
          </w:rPr>
          <m:t>b</m:t>
        </m:r>
      </m:oMath>
      <w:r>
        <w:rPr>
          <w:rFonts w:eastAsiaTheme="minorEastAsia"/>
        </w:rPr>
        <w:t xml:space="preserve"> bits of </w:t>
      </w:r>
      <m:oMath>
        <m:r>
          <w:rPr>
            <w:rFonts w:ascii="Cambria Math" w:eastAsiaTheme="minorEastAsia" w:hAnsi="Cambria Math"/>
          </w:rPr>
          <m:t>Pad(</m:t>
        </m:r>
        <m:r>
          <w:rPr>
            <w:rFonts w:ascii="Cambria Math" w:eastAsiaTheme="minorEastAsia" w:hAnsi="Cambria Math" w:cs="Linux Libertine"/>
          </w:rPr>
          <m:t>M)</m:t>
        </m:r>
      </m:oMath>
      <w:r>
        <w:rPr>
          <w:rFonts w:eastAsiaTheme="minorEastAsia"/>
        </w:rPr>
        <w:t xml:space="preserve"> should be different to the final </w:t>
      </w:r>
      <m:oMath>
        <m:r>
          <w:rPr>
            <w:rFonts w:ascii="Cambria Math" w:eastAsiaTheme="minorEastAsia" w:hAnsi="Cambria Math" w:cs="Linux Libertine"/>
          </w:rPr>
          <m:t>b</m:t>
        </m:r>
      </m:oMath>
      <w:r>
        <w:rPr>
          <w:rFonts w:eastAsiaTheme="minorEastAsia"/>
        </w:rPr>
        <w:t xml:space="preserve"> bits of </w:t>
      </w:r>
      <m:oMath>
        <m:r>
          <w:rPr>
            <w:rFonts w:ascii="Cambria Math" w:eastAsiaTheme="minorEastAsia" w:hAnsi="Cambria Math" w:cs="Linux Libertine"/>
          </w:rPr>
          <m:t>Pad(N)</m:t>
        </m:r>
      </m:oMath>
      <w:r>
        <w:rPr>
          <w:rFonts w:eastAsiaTheme="minorEastAsia"/>
        </w:rPr>
        <w:t xml:space="preserve"> </w:t>
      </w:r>
    </w:p>
    <w:p w:rsidR="00A456AE" w:rsidRDefault="00A456AE" w:rsidP="00D20122">
      <w:pPr>
        <w:pStyle w:val="paragraph"/>
        <w:rPr>
          <w:rFonts w:eastAsiaTheme="minorEastAsia"/>
        </w:rPr>
      </w:pPr>
      <w:r>
        <w:t xml:space="preserve">Let our compression function be given as </w:t>
      </w:r>
      <m:oMath>
        <m:r>
          <w:rPr>
            <w:rFonts w:ascii="Cambria Math" w:hAnsi="Cambria Math" w:cs="Linux Libertine"/>
          </w:rPr>
          <m:t>h :</m:t>
        </m:r>
        <m:d>
          <m:dPr>
            <m:ctrlPr>
              <w:rPr>
                <w:rFonts w:ascii="Cambria Math" w:hAnsi="Cambria Math" w:cs="Linux Libertine"/>
                <w:i/>
              </w:rPr>
            </m:ctrlPr>
          </m:dPr>
          <m:e>
            <m:sSubSup>
              <m:sSubSupPr>
                <m:ctrlPr>
                  <w:rPr>
                    <w:rFonts w:ascii="Cambria Math" w:hAnsi="Cambria Math"/>
                    <w:i/>
                  </w:rPr>
                </m:ctrlPr>
              </m:sSubSupPr>
              <m:e>
                <m:r>
                  <m:rPr>
                    <m:scr m:val="double-struck"/>
                    <m:sty m:val="p"/>
                  </m:rPr>
                  <w:rPr>
                    <w:rFonts w:ascii="Cambria Math" w:hAnsi="Cambria Math"/>
                  </w:rPr>
                  <m:t>Z</m:t>
                </m:r>
                <m:ctrlPr>
                  <w:rPr>
                    <w:rFonts w:ascii="Cambria Math" w:hAnsi="Cambria Math" w:cs="Linux Libertine"/>
                    <w:i/>
                  </w:rPr>
                </m:ctrlPr>
              </m:e>
              <m:sub>
                <m:r>
                  <m:rPr>
                    <m:sty m:val="p"/>
                  </m:rPr>
                  <w:rPr>
                    <w:rFonts w:ascii="Cambria Math" w:hAnsi="Cambria Math"/>
                  </w:rPr>
                  <m:t>2</m:t>
                </m:r>
                <m:ctrlPr>
                  <w:rPr>
                    <w:rFonts w:ascii="Cambria Math" w:hAnsi="Cambria Math"/>
                  </w:rPr>
                </m:ctrlP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double-struck"/>
                    <m:sty m:val="p"/>
                  </m:rPr>
                  <w:rPr>
                    <w:rFonts w:ascii="Cambria Math" w:hAnsi="Cambria Math"/>
                  </w:rPr>
                  <m:t>Z</m:t>
                </m:r>
              </m:e>
              <m:sub>
                <m:r>
                  <m:rPr>
                    <m:sty m:val="p"/>
                  </m:rPr>
                  <w:rPr>
                    <w:rFonts w:ascii="Cambria Math" w:hAnsi="Cambria Math"/>
                  </w:rPr>
                  <m:t>2</m:t>
                </m:r>
                <m:ctrlPr>
                  <w:rPr>
                    <w:rFonts w:ascii="Cambria Math" w:hAnsi="Cambria Math"/>
                  </w:rPr>
                </m:ctrlPr>
              </m:sub>
              <m:sup>
                <m:r>
                  <w:rPr>
                    <w:rFonts w:ascii="Cambria Math" w:hAnsi="Cambria Math"/>
                  </w:rPr>
                  <m:t>b</m:t>
                </m:r>
              </m:sup>
            </m:sSubSup>
            <m:ctrlPr>
              <w:rPr>
                <w:rFonts w:ascii="Cambria Math" w:hAnsi="Cambria Math"/>
                <w:i/>
              </w:rPr>
            </m:ctrlPr>
          </m:e>
        </m:d>
        <m:r>
          <w:rPr>
            <w:rFonts w:ascii="Cambria Math" w:hAnsi="Cambria Math"/>
          </w:rPr>
          <m:t xml:space="preserve">→ </m:t>
        </m:r>
        <m:sSubSup>
          <m:sSubSupPr>
            <m:ctrlPr>
              <w:rPr>
                <w:rFonts w:ascii="Cambria Math" w:hAnsi="Cambria Math"/>
                <w:i/>
              </w:rPr>
            </m:ctrlPr>
          </m:sSubSupPr>
          <m:e>
            <m:r>
              <m:rPr>
                <m:scr m:val="double-struck"/>
                <m:sty m:val="p"/>
              </m:rPr>
              <w:rPr>
                <w:rFonts w:ascii="Cambria Math" w:hAnsi="Cambria Math"/>
              </w:rPr>
              <m:t>Z</m:t>
            </m:r>
          </m:e>
          <m:sub>
            <m:r>
              <m:rPr>
                <m:sty m:val="p"/>
              </m:rPr>
              <w:rPr>
                <w:rFonts w:ascii="Cambria Math" w:hAnsi="Cambria Math"/>
              </w:rPr>
              <m:t>2</m:t>
            </m:r>
            <m:ctrlPr>
              <w:rPr>
                <w:rFonts w:ascii="Cambria Math" w:hAnsi="Cambria Math"/>
              </w:rPr>
            </m:ctrlPr>
          </m:sub>
          <m:sup>
            <m:r>
              <w:rPr>
                <w:rFonts w:ascii="Cambria Math" w:hAnsi="Cambria Math"/>
              </w:rPr>
              <m:t>n</m:t>
            </m:r>
          </m:sup>
        </m:sSubSup>
      </m:oMath>
      <w:r>
        <w:rPr>
          <w:rFonts w:eastAsiaTheme="minorEastAsia"/>
        </w:rPr>
        <w:t xml:space="preserve">. Furthermore, let </w:t>
      </w:r>
      <m:oMath>
        <m:r>
          <w:rPr>
            <w:rFonts w:ascii="Cambria Math" w:eastAsiaTheme="minorEastAsia" w:hAnsi="Cambria Math" w:cs="Linux Libertine"/>
          </w:rPr>
          <m:t>IV</m:t>
        </m:r>
      </m:oMath>
      <w:r>
        <w:rPr>
          <w:rFonts w:eastAsiaTheme="minorEastAsia"/>
        </w:rPr>
        <w:t xml:space="preserve"> be our initial value, a well-known constant which is </w:t>
      </w:r>
      <m:oMath>
        <m:r>
          <w:rPr>
            <w:rFonts w:ascii="Cambria Math" w:eastAsiaTheme="minorEastAsia" w:hAnsi="Cambria Math" w:cs="Linux Libertine"/>
          </w:rPr>
          <m:t>n</m:t>
        </m:r>
      </m:oMath>
      <w:r>
        <w:rPr>
          <w:rFonts w:eastAsiaTheme="minorEastAsia"/>
        </w:rPr>
        <w:t xml:space="preserve">-bits in size. Finally, let our message be denoted by </w:t>
      </w:r>
      <m:oMath>
        <m:r>
          <w:rPr>
            <w:rFonts w:ascii="Cambria Math" w:eastAsiaTheme="minorEastAsia" w:hAnsi="Cambria Math" w:cs="Linux Libertine"/>
          </w:rPr>
          <m:t>M</m:t>
        </m:r>
      </m:oMath>
      <w:r>
        <w:rPr>
          <w:rFonts w:eastAsiaTheme="minorEastAsia"/>
        </w:rPr>
        <w:t xml:space="preserve">, so </w:t>
      </w:r>
      <m:oMath>
        <m:r>
          <w:rPr>
            <w:rFonts w:ascii="Cambria Math" w:eastAsiaTheme="minorEastAsia" w:hAnsi="Cambria Math" w:cs="Linux Libertine"/>
          </w:rPr>
          <m:t>Pad(M)</m:t>
        </m:r>
      </m:oMath>
      <w:r>
        <w:rPr>
          <w:rFonts w:eastAsiaTheme="minorEastAsia"/>
        </w:rPr>
        <w:t xml:space="preserve"> can be broken into the </w:t>
      </w:r>
      <m:oMath>
        <m:r>
          <w:rPr>
            <w:rFonts w:ascii="Cambria Math" w:eastAsiaTheme="minorEastAsia" w:hAnsi="Cambria Math" w:cs="Linux Libertine"/>
          </w:rPr>
          <m:t>b</m:t>
        </m:r>
      </m:oMath>
      <w:r>
        <w:rPr>
          <w:rFonts w:eastAsiaTheme="minorEastAsia"/>
        </w:rPr>
        <w:t xml:space="preserve">-bit blocks </w:t>
      </w:r>
      <m:oMath>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0</m:t>
            </m:r>
          </m:sub>
          <m:sup>
            <m:r>
              <w:rPr>
                <w:rFonts w:ascii="Cambria Math" w:eastAsiaTheme="minorEastAsia" w:hAnsi="Cambria Math" w:cs="Linux Libertine"/>
              </w:rPr>
              <m:t>'</m:t>
            </m:r>
          </m:sup>
        </m:sSubSup>
        <m:r>
          <w:rPr>
            <w:rFonts w:ascii="Cambria Math" w:eastAsiaTheme="minorEastAsia" w:hAnsi="Cambria Math" w:cs="Linux Libertine"/>
          </w:rPr>
          <m:t>,</m:t>
        </m:r>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1</m:t>
            </m:r>
          </m:sub>
          <m:sup>
            <m:r>
              <w:rPr>
                <w:rFonts w:ascii="Cambria Math" w:eastAsiaTheme="minorEastAsia" w:hAnsi="Cambria Math" w:cs="Linux Libertine"/>
              </w:rPr>
              <m:t>'</m:t>
            </m:r>
          </m:sup>
        </m:sSubSup>
        <m:r>
          <w:rPr>
            <w:rFonts w:ascii="Cambria Math" w:eastAsiaTheme="minorEastAsia" w:hAnsi="Cambria Math" w:cs="Linux Libertine"/>
          </w:rPr>
          <m:t>,…,</m:t>
        </m:r>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k</m:t>
            </m:r>
          </m:sub>
          <m:sup>
            <m:r>
              <w:rPr>
                <w:rFonts w:ascii="Cambria Math" w:eastAsiaTheme="minorEastAsia" w:hAnsi="Cambria Math" w:cs="Linux Libertine"/>
              </w:rPr>
              <m:t>'</m:t>
            </m:r>
          </m:sup>
        </m:sSubSup>
      </m:oMath>
      <w:r>
        <w:rPr>
          <w:rFonts w:eastAsiaTheme="minorEastAsia"/>
        </w:rPr>
        <w:t>.</w:t>
      </w:r>
      <w:r>
        <w:t xml:space="preserve"> We define </w:t>
      </w:r>
      <m:oMath>
        <m:r>
          <w:rPr>
            <w:rFonts w:ascii="Cambria Math" w:hAnsi="Cambria Math" w:cs="Linux Libertine"/>
          </w:rPr>
          <m:t>H</m:t>
        </m:r>
        <m:d>
          <m:dPr>
            <m:ctrlPr>
              <w:rPr>
                <w:rFonts w:ascii="Cambria Math" w:hAnsi="Cambria Math" w:cs="Linux Libertine"/>
                <w:i/>
              </w:rPr>
            </m:ctrlPr>
          </m:dPr>
          <m:e>
            <m:r>
              <w:rPr>
                <w:rFonts w:ascii="Cambria Math" w:hAnsi="Cambria Math" w:cs="Linux Libertine"/>
              </w:rPr>
              <m:t>M</m:t>
            </m:r>
          </m:e>
        </m:d>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H</m:t>
            </m:r>
          </m:e>
          <m:sub>
            <m:r>
              <w:rPr>
                <w:rFonts w:ascii="Cambria Math" w:hAnsi="Cambria Math" w:cs="Linux Libertine"/>
              </w:rPr>
              <m:t>k</m:t>
            </m:r>
          </m:sub>
        </m:sSub>
      </m:oMath>
      <w:r>
        <w:rPr>
          <w:rFonts w:eastAsiaTheme="minorEastAsia"/>
        </w:rPr>
        <w:t xml:space="preserve">, where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k</m:t>
            </m:r>
          </m:sub>
        </m:sSub>
      </m:oMath>
      <w:r>
        <w:rPr>
          <w:rFonts w:eastAsiaTheme="minorEastAsia"/>
        </w:rPr>
        <w:t xml:space="preserve"> is the </w:t>
      </w:r>
      <w:r w:rsidR="00CA6B4A">
        <w:rPr>
          <w:rFonts w:eastAsiaTheme="minorEastAsia"/>
        </w:rPr>
        <w:t>final</w:t>
      </w:r>
      <w:r>
        <w:rPr>
          <w:rFonts w:eastAsiaTheme="minorEastAsia"/>
        </w:rPr>
        <w:t xml:space="preserve"> element in the recurrence relation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i</m:t>
            </m:r>
          </m:sub>
        </m:sSub>
        <m:r>
          <w:rPr>
            <w:rFonts w:ascii="Cambria Math" w:eastAsiaTheme="minorEastAsia" w:hAnsi="Cambria Math" w:cs="Linux Libertine"/>
          </w:rPr>
          <m:t>=h(</m:t>
        </m:r>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i-1</m:t>
            </m:r>
          </m:sub>
        </m:sSub>
        <m:r>
          <w:rPr>
            <w:rFonts w:ascii="Cambria Math" w:eastAsiaTheme="minorEastAsia" w:hAnsi="Cambria Math" w:cs="Linux Libertine"/>
          </w:rPr>
          <m:t>,</m:t>
        </m:r>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i</m:t>
            </m:r>
          </m:sub>
          <m:sup>
            <m:r>
              <w:rPr>
                <w:rFonts w:ascii="Cambria Math" w:eastAsiaTheme="minorEastAsia" w:hAnsi="Cambria Math" w:cs="Linux Libertine"/>
              </w:rPr>
              <m:t>'</m:t>
            </m:r>
          </m:sup>
        </m:sSubSup>
        <m:r>
          <w:rPr>
            <w:rFonts w:ascii="Cambria Math" w:eastAsiaTheme="minorEastAsia" w:hAnsi="Cambria Math" w:cs="Linux Libertine"/>
          </w:rPr>
          <m:t>)</m:t>
        </m:r>
      </m:oMath>
      <w:r>
        <w:rPr>
          <w:rFonts w:eastAsiaTheme="minorEastAsia"/>
        </w:rPr>
        <w:t xml:space="preserve">, </w:t>
      </w:r>
      <w:r w:rsidR="00CA6B4A">
        <w:rPr>
          <w:rFonts w:eastAsiaTheme="minorEastAsia"/>
        </w:rPr>
        <w:t xml:space="preserve">and </w:t>
      </w:r>
      <w:r>
        <w:rPr>
          <w:rFonts w:eastAsiaTheme="minorEastAsia"/>
        </w:rPr>
        <w:t xml:space="preserve"> </w:t>
      </w:r>
      <m:oMath>
        <m:sSub>
          <m:sSubPr>
            <m:ctrlPr>
              <w:rPr>
                <w:rFonts w:ascii="Cambria Math" w:eastAsiaTheme="minorEastAsia" w:hAnsi="Cambria Math" w:cs="Linux Libertine"/>
                <w:i/>
              </w:rPr>
            </m:ctrlPr>
          </m:sSubPr>
          <m:e>
            <m:r>
              <w:rPr>
                <w:rFonts w:ascii="Cambria Math" w:eastAsiaTheme="minorEastAsia" w:hAnsi="Cambria Math" w:cs="Linux Libertine"/>
              </w:rPr>
              <m:t>H</m:t>
            </m:r>
          </m:e>
          <m:sub>
            <m:r>
              <w:rPr>
                <w:rFonts w:ascii="Cambria Math" w:eastAsiaTheme="minorEastAsia" w:hAnsi="Cambria Math" w:cs="Linux Libertine"/>
              </w:rPr>
              <m:t>0</m:t>
            </m:r>
          </m:sub>
        </m:sSub>
        <m:r>
          <w:rPr>
            <w:rFonts w:ascii="Cambria Math" w:eastAsiaTheme="minorEastAsia" w:hAnsi="Cambria Math" w:cs="Linux Libertine"/>
          </w:rPr>
          <m:t>=IV</m:t>
        </m:r>
      </m:oMath>
      <w:r w:rsidR="00D20122">
        <w:rPr>
          <w:rFonts w:eastAsiaTheme="minorEastAsia"/>
        </w:rPr>
        <w:t xml:space="preserve"> is our initial value.</w:t>
      </w:r>
    </w:p>
    <w:p w:rsidR="009B2AD9" w:rsidRDefault="00A456AE" w:rsidP="009B2AD9">
      <w:pPr>
        <w:pStyle w:val="paragraph"/>
        <w:keepNext/>
      </w:pPr>
      <w:r>
        <w:rPr>
          <w:rFonts w:eastAsiaTheme="minorEastAsia"/>
        </w:rPr>
        <w:t xml:space="preserve"> </w:t>
      </w:r>
      <w:r>
        <w:rPr>
          <w:rFonts w:eastAsiaTheme="minorEastAsia"/>
          <w:noProof/>
        </w:rPr>
        <w:drawing>
          <wp:inline distT="0" distB="0" distL="0" distR="0">
            <wp:extent cx="5505450" cy="1914525"/>
            <wp:effectExtent l="0" t="0" r="0" b="9525"/>
            <wp:docPr id="4" name="Picture 4" descr="D:\Uni\COMP520\report\assets\Merkle-Damg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ni\COMP520\report\assets\Merkle-Damg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5450" cy="1914525"/>
                    </a:xfrm>
                    <a:prstGeom prst="rect">
                      <a:avLst/>
                    </a:prstGeom>
                    <a:noFill/>
                    <a:ln>
                      <a:noFill/>
                    </a:ln>
                  </pic:spPr>
                </pic:pic>
              </a:graphicData>
            </a:graphic>
          </wp:inline>
        </w:drawing>
      </w:r>
    </w:p>
    <w:p w:rsidR="009B2AD9" w:rsidRDefault="009B2AD9" w:rsidP="009B2AD9">
      <w:pPr>
        <w:pStyle w:val="Caption"/>
        <w:jc w:val="both"/>
      </w:pPr>
      <w:bookmarkStart w:id="36" w:name="_Toc528019279"/>
      <w:r>
        <w:t xml:space="preserve">Figure </w:t>
      </w:r>
      <w:r w:rsidR="008025B5">
        <w:fldChar w:fldCharType="begin"/>
      </w:r>
      <w:r w:rsidR="008025B5">
        <w:instrText xml:space="preserve"> SEQ Figure \* ARABIC </w:instrText>
      </w:r>
      <w:r w:rsidR="008025B5">
        <w:fldChar w:fldCharType="separate"/>
      </w:r>
      <w:r w:rsidR="00DC273F">
        <w:rPr>
          <w:noProof/>
        </w:rPr>
        <w:t>5</w:t>
      </w:r>
      <w:r w:rsidR="008025B5">
        <w:rPr>
          <w:noProof/>
        </w:rPr>
        <w:fldChar w:fldCharType="end"/>
      </w:r>
      <w:r>
        <w:t xml:space="preserve"> - Merkle-D</w:t>
      </w:r>
      <w:r w:rsidRPr="00B22DD6">
        <w:t>å</w:t>
      </w:r>
      <w:r>
        <w:t>mgard Construction</w:t>
      </w:r>
      <w:bookmarkEnd w:id="36"/>
    </w:p>
    <w:p w:rsidR="00A456AE" w:rsidRPr="00D20122" w:rsidRDefault="00D20122" w:rsidP="00D20122">
      <w:pPr>
        <w:pStyle w:val="paragraph"/>
        <w:rPr>
          <w:rFonts w:ascii="Cambria Math" w:hAnsi="Cambria Math"/>
        </w:rPr>
      </w:pPr>
      <w:r>
        <w:rPr>
          <w:rFonts w:eastAsiaTheme="minorEastAsia"/>
        </w:rPr>
        <w:t xml:space="preserve"> </w:t>
      </w:r>
      <w:r w:rsidR="00A456AE">
        <w:rPr>
          <w:rFonts w:eastAsiaTheme="minorEastAsia"/>
        </w:rPr>
        <w:t xml:space="preserve">In essence, we are daisy-chaining </w:t>
      </w:r>
      <w:r w:rsidR="00417789">
        <w:rPr>
          <w:rFonts w:eastAsiaTheme="minorEastAsia"/>
        </w:rPr>
        <w:t xml:space="preserve">the compression function </w:t>
      </w:r>
      <m:oMath>
        <m:r>
          <w:rPr>
            <w:rFonts w:ascii="Linux Libertine" w:eastAsiaTheme="minorEastAsia" w:hAnsi="Linux Libertine" w:cs="Linux Libertine"/>
          </w:rPr>
          <m:t>h</m:t>
        </m:r>
      </m:oMath>
      <w:r w:rsidR="00417789">
        <w:rPr>
          <w:rFonts w:eastAsiaTheme="minorEastAsia"/>
        </w:rPr>
        <w:t xml:space="preserve"> with itself, </w:t>
      </w:r>
      <m:oMath>
        <m:r>
          <w:rPr>
            <w:rFonts w:ascii="Cambria Math" w:eastAsiaTheme="minorEastAsia" w:hAnsi="Cambria Math" w:cs="Linux Libertine"/>
          </w:rPr>
          <m:t>k</m:t>
        </m:r>
      </m:oMath>
      <w:r w:rsidR="00417789">
        <w:rPr>
          <w:rFonts w:eastAsiaTheme="minorEastAsia"/>
        </w:rPr>
        <w:t xml:space="preserve"> many times, where at each iteration, it uses its last result and the next block in the padded message. Given that </w:t>
      </w:r>
      <m:oMath>
        <m:r>
          <w:rPr>
            <w:rFonts w:ascii="Linux Libertine" w:eastAsiaTheme="minorEastAsia" w:hAnsi="Linux Libertine" w:cs="Linux Libertine"/>
          </w:rPr>
          <m:t>h</m:t>
        </m:r>
      </m:oMath>
      <w:r w:rsidR="00417789">
        <w:rPr>
          <w:rFonts w:eastAsiaTheme="minorEastAsia"/>
        </w:rPr>
        <w:t xml:space="preserve"> is collision-resistant, then the hash function </w:t>
      </w:r>
      <m:oMath>
        <m:r>
          <w:rPr>
            <w:rFonts w:ascii="Cambria Math" w:eastAsiaTheme="minorEastAsia" w:hAnsi="Cambria Math" w:cs="Linux Libertine"/>
          </w:rPr>
          <m:t>H</m:t>
        </m:r>
      </m:oMath>
      <w:r w:rsidR="00417789">
        <w:rPr>
          <w:rFonts w:eastAsiaTheme="minorEastAsia"/>
        </w:rPr>
        <w:t xml:space="preserve"> derived from </w:t>
      </w:r>
      <m:oMath>
        <m:r>
          <w:rPr>
            <w:rFonts w:ascii="Linux Libertine" w:eastAsiaTheme="minorEastAsia" w:hAnsi="Linux Libertine" w:cs="Linux Libertine"/>
          </w:rPr>
          <m:t>h</m:t>
        </m:r>
      </m:oMath>
      <w:r w:rsidR="00417789">
        <w:rPr>
          <w:rFonts w:eastAsiaTheme="minorEastAsia"/>
        </w:rPr>
        <w:t xml:space="preserve"> is also collision resistant</w:t>
      </w:r>
      <w:r w:rsidR="00417789">
        <w:rPr>
          <w:rFonts w:eastAsiaTheme="minorEastAsia"/>
        </w:rPr>
        <w:fldChar w:fldCharType="begin"/>
      </w:r>
      <w:r w:rsidR="00417789">
        <w:rPr>
          <w:rFonts w:eastAsiaTheme="minorEastAsia"/>
        </w:rPr>
        <w:instrText xml:space="preserve"> ADDIN EN.CITE &lt;EndNote&gt;&lt;Cite&gt;&lt;Author&gt;Damgård&lt;/Author&gt;&lt;Year&gt;1990&lt;/Year&gt;&lt;RecNum&gt;47&lt;/RecNum&gt;&lt;DisplayText&gt;[17]&lt;/DisplayText&gt;&lt;record&gt;&lt;rec-number&gt;47&lt;/rec-number&gt;&lt;foreign-keys&gt;&lt;key app="EN" db-id="w2ta95tpf5pa0lez2fkvtv5jzwx5vaxpzr9w" timestamp="1538297513"&gt;47&lt;/key&gt;&lt;/foreign-keys&gt;&lt;ref-type name="Conference Proceedings"&gt;10&lt;/ref-type&gt;&lt;contributors&gt;&lt;authors&gt;&lt;author&gt;Damgård, Ivan Bjerre&lt;/author&gt;&lt;/authors&gt;&lt;tertiary-authors&gt;&lt;author&gt;Brassard, Gilles&lt;/author&gt;&lt;/tertiary-authors&gt;&lt;/contributors&gt;&lt;titles&gt;&lt;title&gt;A Design Principle for Hash Functions&lt;/title&gt;&lt;tertiary-title&gt;Advances in Cryptology — CRYPTO’ 89 Proceedings&lt;/tertiary-title&gt;&lt;/titles&gt;&lt;pages&gt;416-427&lt;/pages&gt;&lt;dates&gt;&lt;year&gt;1990&lt;/year&gt;&lt;/dates&gt;&lt;pub-location&gt;New York, NY&lt;/pub-location&gt;&lt;publisher&gt;Springer New York&lt;/publisher&gt;&lt;isbn&gt;978-0-387-34805-6&lt;/isbn&gt;&lt;label&gt;10.1007/0-387-34805-0_39&lt;/label&gt;&lt;urls&gt;&lt;/urls&gt;&lt;/record&gt;&lt;/Cite&gt;&lt;/EndNote&gt;</w:instrText>
      </w:r>
      <w:r w:rsidR="00417789">
        <w:rPr>
          <w:rFonts w:eastAsiaTheme="minorEastAsia"/>
        </w:rPr>
        <w:fldChar w:fldCharType="separate"/>
      </w:r>
      <w:r w:rsidR="00417789">
        <w:rPr>
          <w:rFonts w:eastAsiaTheme="minorEastAsia"/>
          <w:noProof/>
        </w:rPr>
        <w:t>[17]</w:t>
      </w:r>
      <w:r w:rsidR="00417789">
        <w:rPr>
          <w:rFonts w:eastAsiaTheme="minorEastAsia"/>
        </w:rPr>
        <w:fldChar w:fldCharType="end"/>
      </w:r>
      <w:r w:rsidR="00417789">
        <w:rPr>
          <w:rFonts w:eastAsiaTheme="minorEastAsia"/>
        </w:rPr>
        <w:t xml:space="preserve">. </w:t>
      </w:r>
    </w:p>
    <w:p w:rsidR="00A21852" w:rsidRDefault="009012C5" w:rsidP="009012C5">
      <w:pPr>
        <w:pStyle w:val="Heading2"/>
      </w:pPr>
      <w:bookmarkStart w:id="37" w:name="_Toc528019215"/>
      <w:r>
        <w:lastRenderedPageBreak/>
        <w:t>SHA</w:t>
      </w:r>
      <w:r w:rsidR="000A384E">
        <w:noBreakHyphen/>
      </w:r>
      <w:r>
        <w:t>256</w:t>
      </w:r>
      <w:bookmarkEnd w:id="37"/>
    </w:p>
    <w:p w:rsidR="00034B80" w:rsidRDefault="00034B80" w:rsidP="00034B80">
      <w:pPr>
        <w:pStyle w:val="paragraph"/>
      </w:pPr>
      <w:r>
        <w:t>The SHA</w:t>
      </w:r>
      <w:r w:rsidR="000A384E">
        <w:noBreakHyphen/>
      </w:r>
      <w:r>
        <w:t>2 family was originally standardized under FIPS180</w:t>
      </w:r>
      <w:r w:rsidR="000A384E">
        <w:noBreakHyphen/>
      </w:r>
      <w:r>
        <w:t>2 by NIST</w:t>
      </w:r>
      <w:r w:rsidR="00F00D12">
        <w:t>, and was originally designed by the National Security Agency</w:t>
      </w:r>
      <w:r w:rsidR="00417789">
        <w:fldChar w:fldCharType="begin"/>
      </w:r>
      <w:r w:rsidR="00417789">
        <w:instrText xml:space="preserve"> ADDIN EN.CITE &lt;EndNote&gt;&lt;Cite&gt;&lt;Author&gt;Technology&lt;/Author&gt;&lt;Year&gt;2002&lt;/Year&gt;&lt;RecNum&gt;44&lt;/RecNum&gt;&lt;DisplayText&gt;[13]&lt;/DisplayText&gt;&lt;record&gt;&lt;rec-number&gt;44&lt;/rec-number&gt;&lt;foreign-keys&gt;&lt;key app="EN" db-id="w2ta95tpf5pa0lez2fkvtv5jzwx5vaxpzr9w" timestamp="1538280100"&gt;44&lt;/key&gt;&lt;/foreign-keys&gt;&lt;ref-type name="Standard"&gt;58&lt;/ref-type&gt;&lt;contributors&gt;&lt;authors&gt;&lt;author&gt;National Institute of Standards and Technology&lt;/author&gt;&lt;/authors&gt;&lt;/contributors&gt;&lt;titles&gt;&lt;title&gt;Secure Hash Standard (SHS)&lt;/title&gt;&lt;secondary-title&gt;FIPS 180-2&lt;/secondary-title&gt;&lt;/titles&gt;&lt;dates&gt;&lt;year&gt;2002&lt;/year&gt;&lt;/dates&gt;&lt;urls&gt;&lt;related-urls&gt;&lt;url&gt;&lt;style face="underline" font="default" size="100%"&gt;https://csrc.nist.gov/publications/detail/fips/180/2/archive/2002-08-01&lt;/style&gt;&lt;/url&gt;&lt;/related-urls&gt;&lt;/urls&gt;&lt;/record&gt;&lt;/Cite&gt;&lt;/EndNote&gt;</w:instrText>
      </w:r>
      <w:r w:rsidR="00417789">
        <w:fldChar w:fldCharType="separate"/>
      </w:r>
      <w:r w:rsidR="00417789">
        <w:rPr>
          <w:noProof/>
        </w:rPr>
        <w:t>[13]</w:t>
      </w:r>
      <w:r w:rsidR="00417789">
        <w:fldChar w:fldCharType="end"/>
      </w:r>
      <w:r w:rsidR="00F00D12">
        <w:t>. The most recent revision of the standard is FIPS180</w:t>
      </w:r>
      <w:r w:rsidR="000A384E">
        <w:noBreakHyphen/>
      </w:r>
      <w:r w:rsidR="00F00D12">
        <w:t>4.</w:t>
      </w:r>
      <w:r>
        <w:t xml:space="preserve"> This standard </w:t>
      </w:r>
      <w:r w:rsidR="00F00D12">
        <w:t>defines the SHA</w:t>
      </w:r>
      <w:r w:rsidR="000A384E">
        <w:noBreakHyphen/>
      </w:r>
      <w:r w:rsidR="00F00D12">
        <w:t>2 family as a collection of hash functions, using a Merkle</w:t>
      </w:r>
      <w:r w:rsidR="000A384E">
        <w:noBreakHyphen/>
      </w:r>
      <w:r w:rsidR="00F00D12">
        <w:t>Damgård construction, and a compression function derived from an unknown block cipher using the Davies</w:t>
      </w:r>
      <w:r w:rsidR="000A384E">
        <w:noBreakHyphen/>
      </w:r>
      <w:r w:rsidR="00F00D12">
        <w:t>Meyer construction. As the internal block cipher does not appear to be a well</w:t>
      </w:r>
      <w:r w:rsidR="000A384E">
        <w:noBreakHyphen/>
      </w:r>
      <w:r w:rsidR="00F00D12">
        <w:t>known cipher, it is commonly assumed that it was specifically designed for this family of functions.</w:t>
      </w:r>
      <w:r>
        <w:t xml:space="preserve"> </w:t>
      </w:r>
      <w:r w:rsidR="00E65F87">
        <w:t>All</w:t>
      </w:r>
      <w:r w:rsidR="00CF0CDD">
        <w:t xml:space="preserve"> the functions in the SHA</w:t>
      </w:r>
      <w:r w:rsidR="000A384E">
        <w:noBreakHyphen/>
      </w:r>
      <w:r w:rsidR="00CF0CDD">
        <w:t>2 family use the same compression function, with the primary difference being in the number of bits used for the internal state, constants, and some minor differences in function definitions.</w:t>
      </w:r>
    </w:p>
    <w:p w:rsidR="00034B80" w:rsidRPr="00034B80" w:rsidRDefault="00034B80" w:rsidP="00034B80">
      <w:pPr>
        <w:pStyle w:val="paragraph"/>
      </w:pPr>
      <w:r>
        <w:t>Below</w:t>
      </w:r>
      <w:r w:rsidR="00681E19">
        <w:t>,</w:t>
      </w:r>
      <w:r>
        <w:t xml:space="preserve"> we will look at how SHA</w:t>
      </w:r>
      <w:r w:rsidR="000A384E">
        <w:noBreakHyphen/>
      </w:r>
      <w:r>
        <w:t xml:space="preserve">256 is implemented. We begin with a technical </w:t>
      </w:r>
      <w:r w:rsidR="00681E19">
        <w:t>description</w:t>
      </w:r>
      <w:r>
        <w:t xml:space="preserve"> of the function. SHA</w:t>
      </w:r>
      <w:r w:rsidR="000A384E">
        <w:noBreakHyphen/>
      </w:r>
      <w:r>
        <w:t>256 has a block size of 512 bits, and a digest size of 256 bits. Internally, all values are stored as 32</w:t>
      </w:r>
      <w:r w:rsidR="000A384E">
        <w:noBreakHyphen/>
      </w:r>
      <w:r>
        <w:t xml:space="preserve">bit integers, and as such, addition is performed </w:t>
      </w:r>
      <m:oMath>
        <m:r>
          <m:rPr>
            <m:sty m:val="p"/>
          </m:rPr>
          <w:rPr>
            <w:rFonts w:ascii="Cambria Math" w:hAnsi="Cambria Math" w:cs="Linux Libertine"/>
          </w:rPr>
          <m:t xml:space="preserve">mod </m:t>
        </m:r>
        <m:sSup>
          <m:sSupPr>
            <m:ctrlPr>
              <w:rPr>
                <w:rFonts w:ascii="Cambria Math" w:hAnsi="Cambria Math" w:cs="Linux Libertine"/>
              </w:rPr>
            </m:ctrlPr>
          </m:sSupPr>
          <m:e>
            <m:r>
              <m:rPr>
                <m:sty m:val="p"/>
              </m:rPr>
              <w:rPr>
                <w:rFonts w:ascii="Cambria Math" w:hAnsi="Cambria Math" w:cs="Linux Libertine"/>
              </w:rPr>
              <m:t>2</m:t>
            </m:r>
          </m:e>
          <m:sup>
            <m:r>
              <m:rPr>
                <m:sty m:val="p"/>
              </m:rPr>
              <w:rPr>
                <w:rFonts w:ascii="Cambria Math" w:hAnsi="Cambria Math" w:cs="Linux Libertine"/>
              </w:rPr>
              <m:t>32</m:t>
            </m:r>
          </m:sup>
        </m:sSup>
      </m:oMath>
      <w:r>
        <w:rPr>
          <w:rFonts w:eastAsiaTheme="minorEastAsia"/>
        </w:rPr>
        <w:t>, and all other operations are defined on 32</w:t>
      </w:r>
      <w:r w:rsidR="000A384E">
        <w:rPr>
          <w:rFonts w:eastAsiaTheme="minorEastAsia"/>
        </w:rPr>
        <w:noBreakHyphen/>
      </w:r>
      <w:r>
        <w:rPr>
          <w:rFonts w:eastAsiaTheme="minorEastAsia"/>
        </w:rPr>
        <w:t xml:space="preserve">bit integers. </w:t>
      </w:r>
      <w:r w:rsidR="00C5062B">
        <w:rPr>
          <w:rFonts w:eastAsiaTheme="minorEastAsia"/>
        </w:rPr>
        <w:t>Finally, SHA-256 uses 64 rounds, meaning the compression function is called 64 times for each block.</w:t>
      </w:r>
    </w:p>
    <w:p w:rsidR="009012C5" w:rsidRDefault="009012C5" w:rsidP="009012C5">
      <w:pPr>
        <w:pStyle w:val="Heading3"/>
      </w:pPr>
      <w:bookmarkStart w:id="38" w:name="_Toc528019216"/>
      <w:r>
        <w:t>Initial Values and Constants</w:t>
      </w:r>
      <w:bookmarkEnd w:id="38"/>
    </w:p>
    <w:p w:rsidR="00C5062B" w:rsidRDefault="00034B80" w:rsidP="00034B80">
      <w:pPr>
        <w:pStyle w:val="paragraph"/>
        <w:rPr>
          <w:rFonts w:eastAsiaTheme="minorEastAsia"/>
        </w:rPr>
      </w:pPr>
      <w:r>
        <w:t>The initial value used in the Merkle</w:t>
      </w:r>
      <w:r w:rsidR="000A384E">
        <w:noBreakHyphen/>
      </w:r>
      <w:r>
        <w:t>D</w:t>
      </w:r>
      <w:r w:rsidRPr="00034B80">
        <w:t>å</w:t>
      </w:r>
      <w:r>
        <w:t xml:space="preserve">mgard construction, </w:t>
      </w:r>
      <m:oMath>
        <m:r>
          <w:rPr>
            <w:rFonts w:ascii="Cambria Math" w:hAnsi="Cambria Math" w:cs="Linux Libertine"/>
          </w:rPr>
          <m:t>IV</m:t>
        </m:r>
      </m:oMath>
      <w:r>
        <w:rPr>
          <w:rFonts w:eastAsiaTheme="minorEastAsia"/>
        </w:rPr>
        <w:t>, is given by eight 32</w:t>
      </w:r>
      <w:r w:rsidR="000A384E">
        <w:rPr>
          <w:rFonts w:eastAsiaTheme="minorEastAsia"/>
        </w:rPr>
        <w:noBreakHyphen/>
      </w:r>
      <w:r>
        <w:rPr>
          <w:rFonts w:eastAsiaTheme="minorEastAsia"/>
        </w:rPr>
        <w:t xml:space="preserve">bit </w:t>
      </w:r>
      <w:r w:rsidR="00417789">
        <w:rPr>
          <w:rFonts w:eastAsiaTheme="minorEastAsia"/>
        </w:rPr>
        <w:t>values</w:t>
      </w:r>
      <w:r>
        <w:rPr>
          <w:rFonts w:eastAsiaTheme="minorEastAsia"/>
        </w:rPr>
        <w:t xml:space="preserve">, denoted </w:t>
      </w:r>
      <m:oMath>
        <m:sSubSup>
          <m:sSubSupPr>
            <m:ctrlPr>
              <w:rPr>
                <w:rFonts w:ascii="Cambria Math" w:eastAsiaTheme="minorEastAsia" w:hAnsi="Cambria Math" w:cs="Linux Libertine"/>
                <w:i/>
              </w:rPr>
            </m:ctrlPr>
          </m:sSubSupPr>
          <m:e>
            <m:r>
              <w:rPr>
                <w:rFonts w:ascii="Cambria Math" w:eastAsiaTheme="minorEastAsia" w:hAnsi="Cambria Math" w:cs="Linux Libertine"/>
              </w:rPr>
              <m:t>H</m:t>
            </m:r>
          </m:e>
          <m:sub>
            <m:r>
              <w:rPr>
                <w:rFonts w:ascii="Cambria Math" w:eastAsiaTheme="minorEastAsia" w:hAnsi="Cambria Math" w:cs="Linux Libertine"/>
              </w:rPr>
              <m:t>n</m:t>
            </m:r>
          </m:sub>
          <m:sup>
            <m:r>
              <w:rPr>
                <w:rFonts w:ascii="Cambria Math" w:eastAsiaTheme="minorEastAsia" w:hAnsi="Cambria Math" w:cs="Linux Libertine"/>
              </w:rPr>
              <m:t>(0)</m:t>
            </m:r>
          </m:sup>
        </m:sSubSup>
      </m:oMath>
      <w:r w:rsidR="007C30EE">
        <w:rPr>
          <w:rFonts w:eastAsiaTheme="minorEastAsia"/>
        </w:rPr>
        <w:t xml:space="preserve">, </w:t>
      </w:r>
      <m:oMath>
        <m:r>
          <w:rPr>
            <w:rFonts w:ascii="Cambria Math" w:eastAsiaTheme="minorEastAsia" w:hAnsi="Cambria Math" w:cs="Linux Libertine"/>
          </w:rPr>
          <m:t>0≤n&lt;8</m:t>
        </m:r>
      </m:oMath>
      <w:r>
        <w:rPr>
          <w:rFonts w:eastAsiaTheme="minorEastAsia"/>
        </w:rPr>
        <w:t xml:space="preserve">. </w:t>
      </w:r>
      <w:r w:rsidR="006A1DEF">
        <w:rPr>
          <w:rFonts w:eastAsiaTheme="minorEastAsia"/>
        </w:rPr>
        <w:t xml:space="preserve">The values used were derived </w:t>
      </w:r>
      <w:r w:rsidR="00890BE9">
        <w:rPr>
          <w:rFonts w:eastAsiaTheme="minorEastAsia"/>
        </w:rPr>
        <w:t>by taking the first 32 bits of the fractional parts of the square roots of the first eight prime numbers:</w:t>
      </w:r>
    </w:p>
    <w:p w:rsidR="009B2AD9" w:rsidRDefault="009B2AD9" w:rsidP="009B2AD9">
      <w:pPr>
        <w:pStyle w:val="Caption"/>
        <w:keepNext/>
      </w:pPr>
      <w:bookmarkStart w:id="39" w:name="_Toc528019295"/>
      <w:r>
        <w:t xml:space="preserve">Table </w:t>
      </w:r>
      <w:r w:rsidR="008025B5">
        <w:fldChar w:fldCharType="begin"/>
      </w:r>
      <w:r w:rsidR="008025B5">
        <w:instrText xml:space="preserve"> SEQ Table \* ARABIC </w:instrText>
      </w:r>
      <w:r w:rsidR="008025B5">
        <w:fldChar w:fldCharType="separate"/>
      </w:r>
      <w:r w:rsidR="00DC273F">
        <w:rPr>
          <w:noProof/>
        </w:rPr>
        <w:t>2</w:t>
      </w:r>
      <w:r w:rsidR="008025B5">
        <w:rPr>
          <w:noProof/>
        </w:rPr>
        <w:fldChar w:fldCharType="end"/>
      </w:r>
      <w:r>
        <w:t xml:space="preserve"> - SHA-256 Initial Value</w:t>
      </w:r>
      <w:bookmarkEnd w:id="39"/>
    </w:p>
    <w:tbl>
      <w:tblPr>
        <w:tblStyle w:val="TableGrid"/>
        <w:tblW w:w="0" w:type="auto"/>
        <w:jc w:val="center"/>
        <w:tblLook w:val="04A0" w:firstRow="1" w:lastRow="0" w:firstColumn="1" w:lastColumn="0" w:noHBand="0" w:noVBand="1"/>
      </w:tblPr>
      <w:tblGrid>
        <w:gridCol w:w="483"/>
        <w:gridCol w:w="1543"/>
        <w:gridCol w:w="1544"/>
        <w:gridCol w:w="1544"/>
        <w:gridCol w:w="1544"/>
      </w:tblGrid>
      <w:tr w:rsidR="00C5062B" w:rsidTr="005C5347">
        <w:trPr>
          <w:jc w:val="center"/>
        </w:trPr>
        <w:tc>
          <w:tcPr>
            <w:tcW w:w="483" w:type="dxa"/>
            <w:tcBorders>
              <w:bottom w:val="single" w:sz="4" w:space="0" w:color="auto"/>
            </w:tcBorders>
          </w:tcPr>
          <w:p w:rsidR="00C5062B" w:rsidRPr="00C01F64" w:rsidRDefault="00C01F64" w:rsidP="00034B80">
            <w:pPr>
              <w:pStyle w:val="paragraph"/>
              <w:ind w:firstLine="0"/>
              <w:rPr>
                <w:rFonts w:ascii="Linux Libertine" w:eastAsia="Times New Roman" w:hAnsi="Linux Libertine" w:cs="Times New Roman"/>
                <w:b/>
              </w:rPr>
            </w:pPr>
            <m:oMathPara>
              <m:oMath>
                <m:r>
                  <m:rPr>
                    <m:sty m:val="bi"/>
                  </m:rPr>
                  <w:rPr>
                    <w:rFonts w:ascii="Cambria Math" w:eastAsia="Times New Roman" w:hAnsi="Cambria Math" w:cs="Linux Libertine"/>
                  </w:rPr>
                  <m:t>n</m:t>
                </m:r>
              </m:oMath>
            </m:oMathPara>
          </w:p>
        </w:tc>
        <w:tc>
          <w:tcPr>
            <w:tcW w:w="1543" w:type="dxa"/>
            <w:tcBorders>
              <w:bottom w:val="single" w:sz="4" w:space="0" w:color="auto"/>
              <w:right w:val="nil"/>
            </w:tcBorders>
          </w:tcPr>
          <w:p w:rsidR="00C5062B" w:rsidRPr="00C01F64" w:rsidRDefault="008025B5" w:rsidP="00034B80">
            <w:pPr>
              <w:pStyle w:val="paragraph"/>
              <w:ind w:firstLine="0"/>
              <w:rPr>
                <w:rFonts w:ascii="Linux Libertine" w:eastAsia="Times New Roman" w:hAnsi="Linux Libertine" w:cs="Times New Roman"/>
                <w:b/>
              </w:rPr>
            </w:pPr>
            <m:oMathPara>
              <m:oMath>
                <m:sSubSup>
                  <m:sSubSupPr>
                    <m:ctrlPr>
                      <w:rPr>
                        <w:rFonts w:ascii="Cambria Math" w:eastAsia="Times New Roman" w:hAnsi="Cambria Math" w:cs="Linux Libertine"/>
                        <w:b/>
                        <w:i/>
                      </w:rPr>
                    </m:ctrlPr>
                  </m:sSubSupPr>
                  <m:e>
                    <m:r>
                      <m:rPr>
                        <m:sty m:val="bi"/>
                      </m:rPr>
                      <w:rPr>
                        <w:rFonts w:ascii="Cambria Math" w:eastAsia="Times New Roman" w:hAnsi="Cambria Math" w:cs="Linux Libertine"/>
                      </w:rPr>
                      <m:t>H</m:t>
                    </m:r>
                  </m:e>
                  <m:sub>
                    <m:r>
                      <m:rPr>
                        <m:sty m:val="bi"/>
                      </m:rPr>
                      <w:rPr>
                        <w:rFonts w:ascii="Cambria Math" w:eastAsia="Times New Roman" w:hAnsi="Cambria Math" w:cs="Linux Libertine"/>
                      </w:rPr>
                      <m:t>n</m:t>
                    </m:r>
                  </m:sub>
                  <m:sup>
                    <m:r>
                      <m:rPr>
                        <m:sty m:val="bi"/>
                      </m:rPr>
                      <w:rPr>
                        <w:rFonts w:ascii="Cambria Math" w:eastAsia="Times New Roman" w:hAnsi="Cambria Math" w:cs="Linux Libertine"/>
                      </w:rPr>
                      <m:t>(0)</m:t>
                    </m:r>
                  </m:sup>
                </m:sSubSup>
              </m:oMath>
            </m:oMathPara>
          </w:p>
        </w:tc>
        <w:tc>
          <w:tcPr>
            <w:tcW w:w="1544" w:type="dxa"/>
            <w:tcBorders>
              <w:left w:val="nil"/>
              <w:bottom w:val="single" w:sz="4" w:space="0" w:color="auto"/>
              <w:right w:val="nil"/>
            </w:tcBorders>
          </w:tcPr>
          <w:p w:rsidR="00C5062B" w:rsidRPr="00C01F64" w:rsidRDefault="008025B5" w:rsidP="00034B80">
            <w:pPr>
              <w:pStyle w:val="paragraph"/>
              <w:ind w:firstLine="0"/>
              <w:rPr>
                <w:rFonts w:ascii="Linux Libertine" w:eastAsia="Times New Roman" w:hAnsi="Linux Libertine" w:cs="Times New Roman"/>
                <w:b/>
              </w:rPr>
            </w:pPr>
            <m:oMathPara>
              <m:oMath>
                <m:sSubSup>
                  <m:sSubSupPr>
                    <m:ctrlPr>
                      <w:rPr>
                        <w:rFonts w:ascii="Cambria Math" w:eastAsia="Times New Roman" w:hAnsi="Cambria Math" w:cs="Linux Libertine"/>
                        <w:b/>
                        <w:i/>
                      </w:rPr>
                    </m:ctrlPr>
                  </m:sSubSupPr>
                  <m:e>
                    <m:r>
                      <m:rPr>
                        <m:sty m:val="bi"/>
                      </m:rPr>
                      <w:rPr>
                        <w:rFonts w:ascii="Cambria Math" w:eastAsia="Times New Roman" w:hAnsi="Cambria Math" w:cs="Linux Libertine"/>
                      </w:rPr>
                      <m:t>H</m:t>
                    </m:r>
                  </m:e>
                  <m:sub>
                    <m:r>
                      <m:rPr>
                        <m:sty m:val="bi"/>
                      </m:rPr>
                      <w:rPr>
                        <w:rFonts w:ascii="Cambria Math" w:eastAsia="Times New Roman" w:hAnsi="Cambria Math" w:cs="Linux Libertine"/>
                      </w:rPr>
                      <m:t>n+1</m:t>
                    </m:r>
                  </m:sub>
                  <m:sup>
                    <m:r>
                      <m:rPr>
                        <m:sty m:val="bi"/>
                      </m:rPr>
                      <w:rPr>
                        <w:rFonts w:ascii="Cambria Math" w:eastAsia="Times New Roman" w:hAnsi="Cambria Math" w:cs="Linux Libertine"/>
                      </w:rPr>
                      <m:t>(0)</m:t>
                    </m:r>
                  </m:sup>
                </m:sSubSup>
              </m:oMath>
            </m:oMathPara>
          </w:p>
        </w:tc>
        <w:tc>
          <w:tcPr>
            <w:tcW w:w="1544" w:type="dxa"/>
            <w:tcBorders>
              <w:left w:val="nil"/>
              <w:bottom w:val="single" w:sz="4" w:space="0" w:color="auto"/>
              <w:right w:val="nil"/>
            </w:tcBorders>
          </w:tcPr>
          <w:p w:rsidR="00C5062B" w:rsidRPr="00C01F64" w:rsidRDefault="008025B5" w:rsidP="00034B80">
            <w:pPr>
              <w:pStyle w:val="paragraph"/>
              <w:ind w:firstLine="0"/>
              <w:rPr>
                <w:rFonts w:ascii="Linux Libertine" w:eastAsia="Times New Roman" w:hAnsi="Linux Libertine" w:cs="Times New Roman"/>
                <w:b/>
              </w:rPr>
            </w:pPr>
            <m:oMathPara>
              <m:oMath>
                <m:sSubSup>
                  <m:sSubSupPr>
                    <m:ctrlPr>
                      <w:rPr>
                        <w:rFonts w:ascii="Cambria Math" w:eastAsia="Times New Roman" w:hAnsi="Cambria Math" w:cs="Linux Libertine"/>
                        <w:b/>
                        <w:i/>
                      </w:rPr>
                    </m:ctrlPr>
                  </m:sSubSupPr>
                  <m:e>
                    <m:r>
                      <m:rPr>
                        <m:sty m:val="bi"/>
                      </m:rPr>
                      <w:rPr>
                        <w:rFonts w:ascii="Cambria Math" w:eastAsia="Times New Roman" w:hAnsi="Cambria Math" w:cs="Linux Libertine"/>
                      </w:rPr>
                      <m:t>H</m:t>
                    </m:r>
                  </m:e>
                  <m:sub>
                    <m:r>
                      <m:rPr>
                        <m:sty m:val="bi"/>
                      </m:rPr>
                      <w:rPr>
                        <w:rFonts w:ascii="Cambria Math" w:eastAsia="Times New Roman" w:hAnsi="Cambria Math" w:cs="Linux Libertine"/>
                      </w:rPr>
                      <m:t>n+2</m:t>
                    </m:r>
                  </m:sub>
                  <m:sup>
                    <m:r>
                      <m:rPr>
                        <m:sty m:val="bi"/>
                      </m:rPr>
                      <w:rPr>
                        <w:rFonts w:ascii="Cambria Math" w:eastAsia="Times New Roman" w:hAnsi="Cambria Math" w:cs="Linux Libertine"/>
                      </w:rPr>
                      <m:t>(0)</m:t>
                    </m:r>
                  </m:sup>
                </m:sSubSup>
              </m:oMath>
            </m:oMathPara>
          </w:p>
        </w:tc>
        <w:tc>
          <w:tcPr>
            <w:tcW w:w="1544" w:type="dxa"/>
            <w:tcBorders>
              <w:left w:val="nil"/>
              <w:bottom w:val="single" w:sz="4" w:space="0" w:color="auto"/>
            </w:tcBorders>
          </w:tcPr>
          <w:p w:rsidR="00C5062B" w:rsidRPr="00C01F64" w:rsidRDefault="008025B5" w:rsidP="00034B80">
            <w:pPr>
              <w:pStyle w:val="paragraph"/>
              <w:ind w:firstLine="0"/>
              <w:rPr>
                <w:rFonts w:ascii="Linux Libertine" w:eastAsia="Times New Roman" w:hAnsi="Linux Libertine" w:cs="Times New Roman"/>
                <w:b/>
              </w:rPr>
            </w:pPr>
            <m:oMathPara>
              <m:oMath>
                <m:sSubSup>
                  <m:sSubSupPr>
                    <m:ctrlPr>
                      <w:rPr>
                        <w:rFonts w:ascii="Cambria Math" w:eastAsia="Times New Roman" w:hAnsi="Cambria Math" w:cs="Linux Libertine"/>
                        <w:b/>
                        <w:i/>
                      </w:rPr>
                    </m:ctrlPr>
                  </m:sSubSupPr>
                  <m:e>
                    <m:r>
                      <m:rPr>
                        <m:sty m:val="bi"/>
                      </m:rPr>
                      <w:rPr>
                        <w:rFonts w:ascii="Cambria Math" w:eastAsia="Times New Roman" w:hAnsi="Cambria Math" w:cs="Linux Libertine"/>
                      </w:rPr>
                      <m:t>H</m:t>
                    </m:r>
                  </m:e>
                  <m:sub>
                    <m:r>
                      <m:rPr>
                        <m:sty m:val="bi"/>
                      </m:rPr>
                      <w:rPr>
                        <w:rFonts w:ascii="Cambria Math" w:eastAsia="Times New Roman" w:hAnsi="Cambria Math" w:cs="Linux Libertine"/>
                      </w:rPr>
                      <m:t>n+3</m:t>
                    </m:r>
                  </m:sub>
                  <m:sup>
                    <m:d>
                      <m:dPr>
                        <m:ctrlPr>
                          <w:rPr>
                            <w:rFonts w:ascii="Cambria Math" w:eastAsia="Times New Roman" w:hAnsi="Cambria Math" w:cs="Linux Libertine"/>
                            <w:b/>
                            <w:i/>
                          </w:rPr>
                        </m:ctrlPr>
                      </m:dPr>
                      <m:e>
                        <m:r>
                          <m:rPr>
                            <m:sty m:val="bi"/>
                          </m:rPr>
                          <w:rPr>
                            <w:rFonts w:ascii="Cambria Math" w:eastAsia="Times New Roman" w:hAnsi="Cambria Math" w:cs="Linux Libertine"/>
                          </w:rPr>
                          <m:t>0</m:t>
                        </m:r>
                      </m:e>
                    </m:d>
                    <m:ctrlPr>
                      <w:rPr>
                        <w:rFonts w:ascii="Linux Libertine" w:eastAsia="Times New Roman" w:hAnsi="Linux Libertine" w:cs="Times New Roman"/>
                        <w:b/>
                        <w:i/>
                      </w:rPr>
                    </m:ctrlPr>
                  </m:sup>
                </m:sSubSup>
              </m:oMath>
            </m:oMathPara>
          </w:p>
        </w:tc>
      </w:tr>
      <w:tr w:rsidR="00C5062B" w:rsidTr="005C5347">
        <w:trPr>
          <w:jc w:val="center"/>
        </w:trPr>
        <w:tc>
          <w:tcPr>
            <w:tcW w:w="483" w:type="dxa"/>
            <w:tcBorders>
              <w:bottom w:val="nil"/>
            </w:tcBorders>
          </w:tcPr>
          <w:p w:rsidR="00C5062B" w:rsidRPr="00C01F64" w:rsidRDefault="00C01F64" w:rsidP="00034B80">
            <w:pPr>
              <w:pStyle w:val="paragraph"/>
              <w:ind w:firstLine="0"/>
              <w:rPr>
                <w:rFonts w:ascii="Linux Libertine" w:eastAsia="Times New Roman" w:hAnsi="Linux Libertine" w:cs="Times New Roman"/>
                <w:b/>
              </w:rPr>
            </w:pPr>
            <m:oMathPara>
              <m:oMath>
                <m:r>
                  <m:rPr>
                    <m:sty m:val="bi"/>
                  </m:rPr>
                  <w:rPr>
                    <w:rFonts w:ascii="Cambria Math" w:eastAsia="Times New Roman" w:hAnsi="Cambria Math" w:cs="Cambria Math"/>
                  </w:rPr>
                  <m:t>0</m:t>
                </m:r>
              </m:oMath>
            </m:oMathPara>
          </w:p>
        </w:tc>
        <w:tc>
          <w:tcPr>
            <w:tcW w:w="1543" w:type="dxa"/>
            <w:tcBorders>
              <w:bottom w:val="nil"/>
              <w:righ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6a09e667</w:t>
            </w:r>
          </w:p>
        </w:tc>
        <w:tc>
          <w:tcPr>
            <w:tcW w:w="1544" w:type="dxa"/>
            <w:tcBorders>
              <w:left w:val="nil"/>
              <w:bottom w:val="nil"/>
              <w:righ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bb67ae85</w:t>
            </w:r>
          </w:p>
        </w:tc>
        <w:tc>
          <w:tcPr>
            <w:tcW w:w="1544" w:type="dxa"/>
            <w:tcBorders>
              <w:left w:val="nil"/>
              <w:bottom w:val="nil"/>
              <w:righ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3c6ef372</w:t>
            </w:r>
          </w:p>
        </w:tc>
        <w:tc>
          <w:tcPr>
            <w:tcW w:w="1544" w:type="dxa"/>
            <w:tcBorders>
              <w:left w:val="nil"/>
              <w:bottom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a54ff53a</w:t>
            </w:r>
          </w:p>
        </w:tc>
      </w:tr>
      <w:tr w:rsidR="00C5062B" w:rsidTr="005C5347">
        <w:trPr>
          <w:jc w:val="center"/>
        </w:trPr>
        <w:tc>
          <w:tcPr>
            <w:tcW w:w="483" w:type="dxa"/>
            <w:tcBorders>
              <w:top w:val="nil"/>
            </w:tcBorders>
          </w:tcPr>
          <w:p w:rsidR="00C5062B" w:rsidRPr="00C01F64" w:rsidRDefault="00C01F64" w:rsidP="00034B80">
            <w:pPr>
              <w:pStyle w:val="paragraph"/>
              <w:ind w:firstLine="0"/>
              <w:rPr>
                <w:rFonts w:ascii="Linux Libertine" w:eastAsia="Times New Roman" w:hAnsi="Linux Libertine" w:cs="Times New Roman"/>
                <w:b/>
              </w:rPr>
            </w:pPr>
            <m:oMathPara>
              <m:oMath>
                <m:r>
                  <m:rPr>
                    <m:sty m:val="bi"/>
                  </m:rPr>
                  <w:rPr>
                    <w:rFonts w:ascii="Cambria Math" w:eastAsia="Times New Roman" w:hAnsi="Cambria Math" w:cs="Cambria Math"/>
                  </w:rPr>
                  <m:t>4</m:t>
                </m:r>
              </m:oMath>
            </m:oMathPara>
          </w:p>
        </w:tc>
        <w:tc>
          <w:tcPr>
            <w:tcW w:w="1543" w:type="dxa"/>
            <w:tcBorders>
              <w:top w:val="nil"/>
              <w:righ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510e527f</w:t>
            </w:r>
          </w:p>
        </w:tc>
        <w:tc>
          <w:tcPr>
            <w:tcW w:w="1544" w:type="dxa"/>
            <w:tcBorders>
              <w:top w:val="nil"/>
              <w:left w:val="nil"/>
              <w:righ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9b05688c</w:t>
            </w:r>
          </w:p>
        </w:tc>
        <w:tc>
          <w:tcPr>
            <w:tcW w:w="1544" w:type="dxa"/>
            <w:tcBorders>
              <w:top w:val="nil"/>
              <w:left w:val="nil"/>
              <w:righ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1f83d9ab</w:t>
            </w:r>
          </w:p>
        </w:tc>
        <w:tc>
          <w:tcPr>
            <w:tcW w:w="1544" w:type="dxa"/>
            <w:tcBorders>
              <w:top w:val="nil"/>
              <w:left w:val="nil"/>
            </w:tcBorders>
          </w:tcPr>
          <w:p w:rsidR="00C5062B" w:rsidRPr="007D27B4" w:rsidRDefault="007D27B4" w:rsidP="007D27B4">
            <w:pPr>
              <w:pStyle w:val="paragraph"/>
              <w:ind w:firstLine="0"/>
              <w:jc w:val="center"/>
              <w:rPr>
                <w:rFonts w:ascii="Consolas" w:eastAsia="Times New Roman" w:hAnsi="Consolas" w:cs="Consolas"/>
              </w:rPr>
            </w:pPr>
            <w:r w:rsidRPr="007D27B4">
              <w:rPr>
                <w:rFonts w:ascii="Consolas" w:eastAsia="Times New Roman" w:hAnsi="Consolas" w:cs="Consolas"/>
              </w:rPr>
              <w:t>5be0cd19</w:t>
            </w:r>
          </w:p>
        </w:tc>
      </w:tr>
    </w:tbl>
    <w:p w:rsidR="002F2B24" w:rsidRDefault="002F2B24" w:rsidP="00034B80">
      <w:pPr>
        <w:pStyle w:val="paragraph"/>
        <w:rPr>
          <w:rFonts w:ascii="Cambria Math" w:eastAsiaTheme="minorEastAsia" w:hAnsi="Cambria Math"/>
        </w:rPr>
      </w:pPr>
    </w:p>
    <w:p w:rsidR="002F2B24" w:rsidRDefault="002F2B24">
      <w:pPr>
        <w:rPr>
          <w:rFonts w:ascii="Cambria Math" w:eastAsiaTheme="minorEastAsia" w:hAnsi="Cambria Math"/>
          <w:sz w:val="24"/>
        </w:rPr>
      </w:pPr>
      <w:r>
        <w:rPr>
          <w:rFonts w:ascii="Cambria Math" w:eastAsiaTheme="minorEastAsia" w:hAnsi="Cambria Math"/>
        </w:rPr>
        <w:br w:type="page"/>
      </w:r>
    </w:p>
    <w:p w:rsidR="00A54B1E" w:rsidRDefault="00C5062B" w:rsidP="002F2B24">
      <w:pPr>
        <w:pStyle w:val="paragraph"/>
        <w:rPr>
          <w:rFonts w:ascii="Cambria Math" w:eastAsiaTheme="minorEastAsia" w:hAnsi="Cambria Math"/>
        </w:rPr>
      </w:pPr>
      <w:r>
        <w:rPr>
          <w:rFonts w:ascii="Cambria Math" w:eastAsiaTheme="minorEastAsia" w:hAnsi="Cambria Math"/>
        </w:rPr>
        <w:lastRenderedPageBreak/>
        <w:t xml:space="preserve">The compression function for SHA-256 utilizes a collection of round constants, denoted </w:t>
      </w:r>
      <w:r w:rsidR="00890BE9">
        <w:rPr>
          <w:rFonts w:ascii="Cambria Math" w:eastAsiaTheme="minorEastAsia" w:hAnsi="Cambria Math"/>
        </w:rPr>
        <w:t xml:space="preserve">by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oMath>
      <w:r w:rsidR="00890BE9">
        <w:rPr>
          <w:rFonts w:ascii="Cambria Math" w:eastAsiaTheme="minorEastAsia" w:hAnsi="Cambria Math"/>
        </w:rPr>
        <w:t xml:space="preserve">, where </w:t>
      </w:r>
      <m:oMath>
        <m:r>
          <w:rPr>
            <w:rFonts w:ascii="Cambria Math" w:eastAsiaTheme="minorEastAsia" w:hAnsi="Cambria Math"/>
          </w:rPr>
          <m:t>0≤n&lt;64</m:t>
        </m:r>
      </m:oMath>
      <w:r w:rsidR="00890BE9">
        <w:rPr>
          <w:rFonts w:ascii="Cambria Math" w:eastAsiaTheme="minorEastAsia" w:hAnsi="Cambria Math"/>
        </w:rPr>
        <w:t xml:space="preserve"> is the current round number. Their values are given by:</w:t>
      </w:r>
    </w:p>
    <w:p w:rsidR="009B2AD9" w:rsidRDefault="009B2AD9" w:rsidP="009B2AD9">
      <w:pPr>
        <w:pStyle w:val="Caption"/>
        <w:keepNext/>
      </w:pPr>
      <w:bookmarkStart w:id="40" w:name="_Toc528019296"/>
      <w:r>
        <w:t xml:space="preserve">Table </w:t>
      </w:r>
      <w:r w:rsidR="008025B5">
        <w:fldChar w:fldCharType="begin"/>
      </w:r>
      <w:r w:rsidR="008025B5">
        <w:instrText xml:space="preserve"> SEQ Table \* ARABIC </w:instrText>
      </w:r>
      <w:r w:rsidR="008025B5">
        <w:fldChar w:fldCharType="separate"/>
      </w:r>
      <w:r w:rsidR="00DC273F">
        <w:rPr>
          <w:noProof/>
        </w:rPr>
        <w:t>3</w:t>
      </w:r>
      <w:r w:rsidR="008025B5">
        <w:rPr>
          <w:noProof/>
        </w:rPr>
        <w:fldChar w:fldCharType="end"/>
      </w:r>
      <w:r>
        <w:t xml:space="preserve"> - SHA-256 Round Constants</w:t>
      </w:r>
      <w:bookmarkEnd w:id="40"/>
    </w:p>
    <w:tbl>
      <w:tblPr>
        <w:tblStyle w:val="TableGrid"/>
        <w:tblW w:w="0" w:type="auto"/>
        <w:jc w:val="center"/>
        <w:tblLayout w:type="fixed"/>
        <w:tblLook w:val="04A0" w:firstRow="1" w:lastRow="0" w:firstColumn="1" w:lastColumn="0" w:noHBand="0" w:noVBand="1"/>
      </w:tblPr>
      <w:tblGrid>
        <w:gridCol w:w="704"/>
        <w:gridCol w:w="1416"/>
        <w:gridCol w:w="1416"/>
        <w:gridCol w:w="1416"/>
        <w:gridCol w:w="1416"/>
      </w:tblGrid>
      <w:tr w:rsidR="00C5062B" w:rsidTr="009F0FD8">
        <w:trPr>
          <w:jc w:val="center"/>
        </w:trPr>
        <w:tc>
          <w:tcPr>
            <w:tcW w:w="704" w:type="dxa"/>
            <w:tcBorders>
              <w:bottom w:val="single" w:sz="4" w:space="0" w:color="auto"/>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n</m:t>
                </m:r>
              </m:oMath>
            </m:oMathPara>
          </w:p>
        </w:tc>
        <w:tc>
          <w:tcPr>
            <w:tcW w:w="1416" w:type="dxa"/>
            <w:tcBorders>
              <w:bottom w:val="single" w:sz="4" w:space="0" w:color="auto"/>
              <w:right w:val="nil"/>
            </w:tcBorders>
          </w:tcPr>
          <w:p w:rsidR="00C5062B" w:rsidRPr="00C01F64" w:rsidRDefault="008025B5" w:rsidP="00034B80">
            <w:pPr>
              <w:pStyle w:val="paragraph"/>
              <w:ind w:firstLine="0"/>
              <w:rPr>
                <w:rFonts w:ascii="Courier New" w:eastAsia="Times New Roman" w:hAnsi="Courier New" w:cs="Courier New"/>
                <w:b/>
                <w:szCs w:val="24"/>
                <w:lang w:eastAsia="en-NZ"/>
              </w:rPr>
            </w:pPr>
            <m:oMathPara>
              <m:oMath>
                <m:sSub>
                  <m:sSubPr>
                    <m:ctrlPr>
                      <w:rPr>
                        <w:rFonts w:ascii="Cambria Math" w:eastAsia="Times New Roman" w:hAnsi="Cambria Math" w:cs="Courier New"/>
                        <w:b/>
                        <w:i/>
                        <w:szCs w:val="24"/>
                        <w:lang w:eastAsia="en-NZ"/>
                      </w:rPr>
                    </m:ctrlPr>
                  </m:sSubPr>
                  <m:e>
                    <m:r>
                      <m:rPr>
                        <m:sty m:val="bi"/>
                      </m:rPr>
                      <w:rPr>
                        <w:rFonts w:ascii="Cambria Math" w:eastAsia="Times New Roman" w:hAnsi="Cambria Math" w:cs="Courier New"/>
                        <w:szCs w:val="24"/>
                        <w:lang w:eastAsia="en-NZ"/>
                      </w:rPr>
                      <m:t>K</m:t>
                    </m:r>
                  </m:e>
                  <m:sub>
                    <m:r>
                      <m:rPr>
                        <m:sty m:val="bi"/>
                      </m:rPr>
                      <w:rPr>
                        <w:rFonts w:ascii="Cambria Math" w:eastAsia="Times New Roman" w:hAnsi="Cambria Math" w:cs="Courier New"/>
                        <w:szCs w:val="24"/>
                        <w:lang w:eastAsia="en-NZ"/>
                      </w:rPr>
                      <m:t>n</m:t>
                    </m:r>
                  </m:sub>
                </m:sSub>
              </m:oMath>
            </m:oMathPara>
          </w:p>
        </w:tc>
        <w:tc>
          <w:tcPr>
            <w:tcW w:w="1416" w:type="dxa"/>
            <w:tcBorders>
              <w:left w:val="nil"/>
              <w:bottom w:val="single" w:sz="4" w:space="0" w:color="auto"/>
              <w:right w:val="nil"/>
            </w:tcBorders>
          </w:tcPr>
          <w:p w:rsidR="00C5062B" w:rsidRPr="00C01F64" w:rsidRDefault="008025B5" w:rsidP="00034B80">
            <w:pPr>
              <w:pStyle w:val="paragraph"/>
              <w:ind w:firstLine="0"/>
              <w:rPr>
                <w:rFonts w:ascii="Courier New" w:eastAsia="Times New Roman" w:hAnsi="Courier New" w:cs="Courier New"/>
                <w:b/>
                <w:szCs w:val="24"/>
                <w:lang w:eastAsia="en-NZ"/>
              </w:rPr>
            </w:pPr>
            <m:oMathPara>
              <m:oMath>
                <m:sSub>
                  <m:sSubPr>
                    <m:ctrlPr>
                      <w:rPr>
                        <w:rFonts w:ascii="Cambria Math" w:eastAsia="Times New Roman" w:hAnsi="Cambria Math" w:cs="Courier New"/>
                        <w:b/>
                        <w:i/>
                        <w:szCs w:val="24"/>
                        <w:lang w:eastAsia="en-NZ"/>
                      </w:rPr>
                    </m:ctrlPr>
                  </m:sSubPr>
                  <m:e>
                    <m:r>
                      <m:rPr>
                        <m:sty m:val="bi"/>
                      </m:rPr>
                      <w:rPr>
                        <w:rFonts w:ascii="Cambria Math" w:eastAsia="Times New Roman" w:hAnsi="Cambria Math" w:cs="Courier New"/>
                        <w:szCs w:val="24"/>
                        <w:lang w:eastAsia="en-NZ"/>
                      </w:rPr>
                      <m:t>K</m:t>
                    </m:r>
                  </m:e>
                  <m:sub>
                    <m:r>
                      <m:rPr>
                        <m:sty m:val="bi"/>
                      </m:rPr>
                      <w:rPr>
                        <w:rFonts w:ascii="Cambria Math" w:eastAsia="Times New Roman" w:hAnsi="Cambria Math" w:cs="Courier New"/>
                        <w:szCs w:val="24"/>
                        <w:lang w:eastAsia="en-NZ"/>
                      </w:rPr>
                      <m:t>n+1</m:t>
                    </m:r>
                  </m:sub>
                </m:sSub>
              </m:oMath>
            </m:oMathPara>
          </w:p>
        </w:tc>
        <w:tc>
          <w:tcPr>
            <w:tcW w:w="1416" w:type="dxa"/>
            <w:tcBorders>
              <w:left w:val="nil"/>
              <w:bottom w:val="single" w:sz="4" w:space="0" w:color="auto"/>
              <w:right w:val="nil"/>
            </w:tcBorders>
          </w:tcPr>
          <w:p w:rsidR="00C5062B" w:rsidRPr="00C01F64" w:rsidRDefault="008025B5" w:rsidP="00034B80">
            <w:pPr>
              <w:pStyle w:val="paragraph"/>
              <w:ind w:firstLine="0"/>
              <w:rPr>
                <w:rFonts w:ascii="Courier New" w:eastAsia="Times New Roman" w:hAnsi="Courier New" w:cs="Courier New"/>
                <w:b/>
                <w:szCs w:val="24"/>
                <w:lang w:eastAsia="en-NZ"/>
              </w:rPr>
            </w:pPr>
            <m:oMathPara>
              <m:oMath>
                <m:sSub>
                  <m:sSubPr>
                    <m:ctrlPr>
                      <w:rPr>
                        <w:rFonts w:ascii="Cambria Math" w:eastAsia="Times New Roman" w:hAnsi="Cambria Math" w:cs="Courier New"/>
                        <w:b/>
                        <w:i/>
                        <w:szCs w:val="24"/>
                        <w:lang w:eastAsia="en-NZ"/>
                      </w:rPr>
                    </m:ctrlPr>
                  </m:sSubPr>
                  <m:e>
                    <m:r>
                      <m:rPr>
                        <m:sty m:val="bi"/>
                      </m:rPr>
                      <w:rPr>
                        <w:rFonts w:ascii="Cambria Math" w:eastAsia="Times New Roman" w:hAnsi="Cambria Math" w:cs="Courier New"/>
                        <w:szCs w:val="24"/>
                        <w:lang w:eastAsia="en-NZ"/>
                      </w:rPr>
                      <m:t>K</m:t>
                    </m:r>
                  </m:e>
                  <m:sub>
                    <m:r>
                      <m:rPr>
                        <m:sty m:val="bi"/>
                      </m:rPr>
                      <w:rPr>
                        <w:rFonts w:ascii="Cambria Math" w:eastAsia="Times New Roman" w:hAnsi="Cambria Math" w:cs="Courier New"/>
                        <w:szCs w:val="24"/>
                        <w:lang w:eastAsia="en-NZ"/>
                      </w:rPr>
                      <m:t>n+2</m:t>
                    </m:r>
                  </m:sub>
                </m:sSub>
              </m:oMath>
            </m:oMathPara>
          </w:p>
        </w:tc>
        <w:tc>
          <w:tcPr>
            <w:tcW w:w="1416" w:type="dxa"/>
            <w:tcBorders>
              <w:left w:val="nil"/>
              <w:bottom w:val="single" w:sz="4" w:space="0" w:color="auto"/>
            </w:tcBorders>
          </w:tcPr>
          <w:p w:rsidR="00C5062B" w:rsidRPr="00C01F64" w:rsidRDefault="008025B5" w:rsidP="00034B80">
            <w:pPr>
              <w:pStyle w:val="paragraph"/>
              <w:ind w:firstLine="0"/>
              <w:rPr>
                <w:rFonts w:ascii="Courier New" w:eastAsia="Times New Roman" w:hAnsi="Courier New" w:cs="Courier New"/>
                <w:b/>
                <w:szCs w:val="24"/>
                <w:lang w:eastAsia="en-NZ"/>
              </w:rPr>
            </w:pPr>
            <m:oMathPara>
              <m:oMath>
                <m:sSub>
                  <m:sSubPr>
                    <m:ctrlPr>
                      <w:rPr>
                        <w:rFonts w:ascii="Cambria Math" w:eastAsia="Times New Roman" w:hAnsi="Cambria Math" w:cs="Courier New"/>
                        <w:b/>
                        <w:i/>
                        <w:szCs w:val="24"/>
                        <w:lang w:eastAsia="en-NZ"/>
                      </w:rPr>
                    </m:ctrlPr>
                  </m:sSubPr>
                  <m:e>
                    <m:r>
                      <m:rPr>
                        <m:sty m:val="bi"/>
                      </m:rPr>
                      <w:rPr>
                        <w:rFonts w:ascii="Cambria Math" w:eastAsia="Times New Roman" w:hAnsi="Cambria Math" w:cs="Courier New"/>
                        <w:szCs w:val="24"/>
                        <w:lang w:eastAsia="en-NZ"/>
                      </w:rPr>
                      <m:t>K</m:t>
                    </m:r>
                  </m:e>
                  <m:sub>
                    <m:r>
                      <m:rPr>
                        <m:sty m:val="bi"/>
                      </m:rPr>
                      <w:rPr>
                        <w:rFonts w:ascii="Cambria Math" w:eastAsia="Times New Roman" w:hAnsi="Cambria Math" w:cs="Courier New"/>
                        <w:szCs w:val="24"/>
                        <w:lang w:eastAsia="en-NZ"/>
                      </w:rPr>
                      <m:t>n+3</m:t>
                    </m:r>
                  </m:sub>
                </m:sSub>
              </m:oMath>
            </m:oMathPara>
          </w:p>
        </w:tc>
      </w:tr>
      <w:tr w:rsidR="00C5062B" w:rsidTr="009F0FD8">
        <w:trPr>
          <w:jc w:val="center"/>
        </w:trPr>
        <w:tc>
          <w:tcPr>
            <w:tcW w:w="704" w:type="dxa"/>
            <w:tcBorders>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0</m:t>
                </m:r>
              </m:oMath>
            </m:oMathPara>
          </w:p>
        </w:tc>
        <w:tc>
          <w:tcPr>
            <w:tcW w:w="1416" w:type="dxa"/>
            <w:tcBorders>
              <w:bottom w:val="nil"/>
              <w:right w:val="nil"/>
            </w:tcBorders>
          </w:tcPr>
          <w:p w:rsidR="00C5062B" w:rsidRPr="009F0FD8" w:rsidRDefault="007D27B4"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428a2f98</w:t>
            </w:r>
          </w:p>
        </w:tc>
        <w:tc>
          <w:tcPr>
            <w:tcW w:w="1416" w:type="dxa"/>
            <w:tcBorders>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71374491</w:t>
            </w:r>
          </w:p>
        </w:tc>
        <w:tc>
          <w:tcPr>
            <w:tcW w:w="1416" w:type="dxa"/>
            <w:tcBorders>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b5c0fbcf</w:t>
            </w:r>
          </w:p>
        </w:tc>
        <w:tc>
          <w:tcPr>
            <w:tcW w:w="1416" w:type="dxa"/>
            <w:tcBorders>
              <w:left w:val="nil"/>
              <w:bottom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e9b5dba5</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4</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3956c25b</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59f111f1</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923f82a4</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ab1c5ed5</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8</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d807aa98</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12835b01</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243185be</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550c7dc3</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12</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72be5d74</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80deb1fe</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9bdc06a7</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c19bf174</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16</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e49b69c1</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efbe4786</w:t>
            </w:r>
          </w:p>
        </w:tc>
        <w:tc>
          <w:tcPr>
            <w:tcW w:w="1416" w:type="dxa"/>
            <w:tcBorders>
              <w:top w:val="nil"/>
              <w:left w:val="nil"/>
              <w:bottom w:val="nil"/>
              <w:right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0fc19dc6</w:t>
            </w:r>
          </w:p>
        </w:tc>
        <w:tc>
          <w:tcPr>
            <w:tcW w:w="1416" w:type="dxa"/>
            <w:tcBorders>
              <w:top w:val="nil"/>
              <w:left w:val="nil"/>
              <w:bottom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240ca1cc</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20</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2de92c6f</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4a7484aa</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5cb0a9dc</w:t>
            </w:r>
          </w:p>
        </w:tc>
        <w:tc>
          <w:tcPr>
            <w:tcW w:w="1416" w:type="dxa"/>
            <w:tcBorders>
              <w:top w:val="nil"/>
              <w:left w:val="nil"/>
              <w:bottom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76f988da</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24</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983e5152</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a831c66d</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b00327c8</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bf597fc7</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28</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c6e00bf3</w:t>
            </w:r>
          </w:p>
        </w:tc>
        <w:tc>
          <w:tcPr>
            <w:tcW w:w="1416" w:type="dxa"/>
            <w:tcBorders>
              <w:top w:val="nil"/>
              <w:left w:val="nil"/>
              <w:bottom w:val="nil"/>
              <w:right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d5a79147</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06ca6351</w:t>
            </w:r>
          </w:p>
        </w:tc>
        <w:tc>
          <w:tcPr>
            <w:tcW w:w="1416" w:type="dxa"/>
            <w:tcBorders>
              <w:top w:val="nil"/>
              <w:left w:val="nil"/>
              <w:bottom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14292967</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32</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27b70a85</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2e1b2138</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4d2c6dfc</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53380d13</w:t>
            </w:r>
          </w:p>
        </w:tc>
      </w:tr>
      <w:tr w:rsidR="00C5062B" w:rsidTr="00457605">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36</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650a7354</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766a0abb</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81c2c92e</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92722c85</w:t>
            </w:r>
          </w:p>
        </w:tc>
      </w:tr>
      <w:tr w:rsidR="00C5062B" w:rsidTr="00457605">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40</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a2bfe8a1</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a81a664b</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c24b8b70</w:t>
            </w:r>
          </w:p>
        </w:tc>
        <w:tc>
          <w:tcPr>
            <w:tcW w:w="1416" w:type="dxa"/>
            <w:tcBorders>
              <w:top w:val="nil"/>
              <w:left w:val="nil"/>
              <w:bottom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c76c51a3</w:t>
            </w:r>
          </w:p>
        </w:tc>
      </w:tr>
      <w:tr w:rsidR="00C5062B" w:rsidTr="00457605">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44</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d192e819</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d6990624</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f40e3585</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106aa070</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48</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19a4c116</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1e376c08</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2748774c</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34b0bcb5</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52</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391c0cb3</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682e6ff3</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5b9cca4f</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4ed8aa4a</w:t>
            </w:r>
          </w:p>
        </w:tc>
      </w:tr>
      <w:tr w:rsidR="00C5062B" w:rsidTr="009F0FD8">
        <w:trPr>
          <w:jc w:val="center"/>
        </w:trPr>
        <w:tc>
          <w:tcPr>
            <w:tcW w:w="704" w:type="dxa"/>
            <w:tcBorders>
              <w:top w:val="nil"/>
              <w:bottom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56</m:t>
                </m:r>
              </m:oMath>
            </m:oMathPara>
          </w:p>
        </w:tc>
        <w:tc>
          <w:tcPr>
            <w:tcW w:w="1416" w:type="dxa"/>
            <w:tcBorders>
              <w:top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748f82ee</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78a5636f</w:t>
            </w:r>
          </w:p>
        </w:tc>
        <w:tc>
          <w:tcPr>
            <w:tcW w:w="1416" w:type="dxa"/>
            <w:tcBorders>
              <w:top w:val="nil"/>
              <w:left w:val="nil"/>
              <w:bottom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84c87814</w:t>
            </w:r>
          </w:p>
        </w:tc>
        <w:tc>
          <w:tcPr>
            <w:tcW w:w="1416" w:type="dxa"/>
            <w:tcBorders>
              <w:top w:val="nil"/>
              <w:left w:val="nil"/>
              <w:bottom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8cc70208</w:t>
            </w:r>
          </w:p>
        </w:tc>
      </w:tr>
      <w:tr w:rsidR="00C5062B" w:rsidTr="009F0FD8">
        <w:trPr>
          <w:jc w:val="center"/>
        </w:trPr>
        <w:tc>
          <w:tcPr>
            <w:tcW w:w="704" w:type="dxa"/>
            <w:tcBorders>
              <w:top w:val="nil"/>
            </w:tcBorders>
          </w:tcPr>
          <w:p w:rsidR="00C5062B" w:rsidRPr="00C01F64" w:rsidRDefault="00C01F64" w:rsidP="00034B80">
            <w:pPr>
              <w:pStyle w:val="paragraph"/>
              <w:ind w:firstLine="0"/>
              <w:rPr>
                <w:rFonts w:ascii="Courier New" w:eastAsia="Times New Roman" w:hAnsi="Courier New" w:cs="Courier New"/>
                <w:b/>
                <w:szCs w:val="24"/>
                <w:lang w:eastAsia="en-NZ"/>
              </w:rPr>
            </w:pPr>
            <m:oMathPara>
              <m:oMath>
                <m:r>
                  <m:rPr>
                    <m:sty m:val="bi"/>
                  </m:rPr>
                  <w:rPr>
                    <w:rFonts w:ascii="Cambria Math" w:eastAsia="Times New Roman" w:hAnsi="Cambria Math" w:cs="Courier New"/>
                    <w:szCs w:val="24"/>
                    <w:lang w:eastAsia="en-NZ"/>
                  </w:rPr>
                  <m:t>60</m:t>
                </m:r>
              </m:oMath>
            </m:oMathPara>
          </w:p>
        </w:tc>
        <w:tc>
          <w:tcPr>
            <w:tcW w:w="1416" w:type="dxa"/>
            <w:tcBorders>
              <w:top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90befffa</w:t>
            </w:r>
          </w:p>
        </w:tc>
        <w:tc>
          <w:tcPr>
            <w:tcW w:w="1416" w:type="dxa"/>
            <w:tcBorders>
              <w:top w:val="nil"/>
              <w:left w:val="nil"/>
              <w:right w:val="nil"/>
            </w:tcBorders>
          </w:tcPr>
          <w:p w:rsidR="00C5062B" w:rsidRPr="009F0FD8" w:rsidRDefault="00C5062B" w:rsidP="00A14A09">
            <w:pPr>
              <w:jc w:val="center"/>
              <w:rPr>
                <w:rFonts w:ascii="Consolas" w:hAnsi="Consolas" w:cs="Consolas"/>
                <w:sz w:val="24"/>
                <w:szCs w:val="24"/>
                <w:lang w:eastAsia="en-NZ"/>
              </w:rPr>
            </w:pPr>
            <w:r w:rsidRPr="009F0FD8">
              <w:rPr>
                <w:rFonts w:ascii="Consolas" w:eastAsia="Times New Roman" w:hAnsi="Consolas" w:cs="Consolas"/>
                <w:sz w:val="24"/>
                <w:szCs w:val="24"/>
                <w:lang w:eastAsia="en-NZ"/>
              </w:rPr>
              <w:t>a4506ceb</w:t>
            </w:r>
          </w:p>
        </w:tc>
        <w:tc>
          <w:tcPr>
            <w:tcW w:w="1416" w:type="dxa"/>
            <w:tcBorders>
              <w:top w:val="nil"/>
              <w:left w:val="nil"/>
              <w:righ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bef9a3f7</w:t>
            </w:r>
          </w:p>
        </w:tc>
        <w:tc>
          <w:tcPr>
            <w:tcW w:w="1416" w:type="dxa"/>
            <w:tcBorders>
              <w:top w:val="nil"/>
              <w:left w:val="nil"/>
            </w:tcBorders>
          </w:tcPr>
          <w:p w:rsidR="00C5062B" w:rsidRPr="009F0FD8" w:rsidRDefault="00C5062B" w:rsidP="00A14A09">
            <w:pPr>
              <w:pStyle w:val="paragraph"/>
              <w:ind w:firstLine="0"/>
              <w:jc w:val="center"/>
              <w:rPr>
                <w:rFonts w:ascii="Consolas" w:eastAsia="Times New Roman" w:hAnsi="Consolas" w:cs="Consolas"/>
                <w:szCs w:val="24"/>
                <w:lang w:eastAsia="en-NZ"/>
              </w:rPr>
            </w:pPr>
            <w:r w:rsidRPr="009F0FD8">
              <w:rPr>
                <w:rFonts w:ascii="Consolas" w:eastAsia="Times New Roman" w:hAnsi="Consolas" w:cs="Consolas"/>
                <w:szCs w:val="24"/>
                <w:lang w:eastAsia="en-NZ"/>
              </w:rPr>
              <w:t>c67178f2</w:t>
            </w:r>
          </w:p>
        </w:tc>
      </w:tr>
    </w:tbl>
    <w:p w:rsidR="002E0B18" w:rsidRDefault="002E0B18" w:rsidP="002E0B18">
      <w:pPr>
        <w:pStyle w:val="paragraph"/>
      </w:pPr>
    </w:p>
    <w:p w:rsidR="002E0B18" w:rsidRDefault="002E0B18">
      <w:pPr>
        <w:rPr>
          <w:sz w:val="24"/>
        </w:rPr>
      </w:pPr>
      <w:r>
        <w:br w:type="page"/>
      </w:r>
    </w:p>
    <w:p w:rsidR="002E0B18" w:rsidRPr="002E0B18" w:rsidRDefault="002E0B18" w:rsidP="002E0B18">
      <w:pPr>
        <w:pStyle w:val="Heading3"/>
      </w:pPr>
      <w:bookmarkStart w:id="41" w:name="_Toc528019217"/>
      <w:r>
        <w:lastRenderedPageBreak/>
        <w:t>Functions</w:t>
      </w:r>
      <w:bookmarkEnd w:id="41"/>
    </w:p>
    <w:p w:rsidR="00535D79" w:rsidRDefault="00535D79" w:rsidP="00535D79">
      <w:pPr>
        <w:pStyle w:val="paragraph"/>
        <w:rPr>
          <w:rFonts w:eastAsiaTheme="minorEastAsia"/>
        </w:rPr>
      </w:pPr>
      <w:r>
        <w:t>Given below are all the operations defined within SHA</w:t>
      </w:r>
      <w:r w:rsidR="000A384E">
        <w:noBreakHyphen/>
      </w:r>
      <w:r>
        <w:t xml:space="preserve">256. Note that by the </w:t>
      </w:r>
      <m:oMath>
        <m:r>
          <w:rPr>
            <w:rFonts w:ascii="Cambria Math" w:hAnsi="Cambria Math" w:cs="Linux Libertine"/>
          </w:rPr>
          <m:t>∧</m:t>
        </m:r>
      </m:oMath>
      <w:r>
        <w:rPr>
          <w:rFonts w:eastAsiaTheme="minorEastAsia"/>
        </w:rPr>
        <w:t xml:space="preserve"> operator, we mean bitwise conjunction, </w:t>
      </w:r>
      <m:oMath>
        <m:r>
          <w:rPr>
            <w:rFonts w:ascii="Cambria Math" w:eastAsiaTheme="minorEastAsia" w:hAnsi="Cambria Math" w:cs="Linux Libertine"/>
          </w:rPr>
          <m:t>¬</m:t>
        </m:r>
      </m:oMath>
      <w:r>
        <w:rPr>
          <w:rFonts w:eastAsiaTheme="minorEastAsia"/>
        </w:rPr>
        <w:t xml:space="preserve"> means bitwise negation, and </w:t>
      </w:r>
      <m:oMath>
        <m:r>
          <w:rPr>
            <w:rFonts w:ascii="Cambria Math" w:eastAsiaTheme="minorEastAsia" w:hAnsi="Cambria Math" w:cs="Linux Libertine"/>
          </w:rPr>
          <m:t>⊕</m:t>
        </m:r>
      </m:oMath>
      <w:r>
        <w:rPr>
          <w:rFonts w:eastAsiaTheme="minorEastAsia"/>
        </w:rPr>
        <w:t xml:space="preserve"> means bitwise exclusive or. Furthermore, by </w:t>
      </w:r>
      <m:oMath>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n</m:t>
            </m:r>
          </m:sup>
        </m:sSup>
        <m:r>
          <w:rPr>
            <w:rFonts w:ascii="Cambria Math" w:eastAsiaTheme="minorEastAsia" w:hAnsi="Cambria Math" w:cs="Linux Libertine"/>
          </w:rPr>
          <m:t>(x)</m:t>
        </m:r>
      </m:oMath>
      <w:r>
        <w:rPr>
          <w:rFonts w:eastAsiaTheme="minorEastAsia"/>
        </w:rPr>
        <w:t>, we mean bitwise right</w:t>
      </w:r>
      <w:r w:rsidR="000A384E">
        <w:rPr>
          <w:rFonts w:eastAsiaTheme="minorEastAsia"/>
        </w:rPr>
        <w:noBreakHyphen/>
      </w:r>
      <w:r>
        <w:rPr>
          <w:rFonts w:eastAsiaTheme="minorEastAsia"/>
        </w:rPr>
        <w:t xml:space="preserve">rotation by </w:t>
      </w:r>
      <m:oMath>
        <m:r>
          <w:rPr>
            <w:rFonts w:ascii="Cambria Math" w:eastAsiaTheme="minorEastAsia" w:hAnsi="Cambria Math" w:cs="Linux Libertine"/>
          </w:rPr>
          <m:t>n</m:t>
        </m:r>
      </m:oMath>
      <w:r>
        <w:rPr>
          <w:rFonts w:eastAsiaTheme="minorEastAsia"/>
        </w:rPr>
        <w:t xml:space="preserve"> bits, and by </w:t>
      </w:r>
      <m:oMath>
        <m:r>
          <w:rPr>
            <w:rFonts w:ascii="Cambria Math" w:eastAsiaTheme="minorEastAsia" w:hAnsi="Cambria Math" w:cs="Linux Libertine"/>
          </w:rPr>
          <m:t>SH</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n</m:t>
            </m:r>
          </m:sup>
        </m:sSup>
        <m:r>
          <w:rPr>
            <w:rFonts w:ascii="Cambria Math" w:eastAsiaTheme="minorEastAsia" w:hAnsi="Cambria Math" w:cs="Linux Libertine"/>
          </w:rPr>
          <m:t>(x)</m:t>
        </m:r>
      </m:oMath>
      <w:r>
        <w:rPr>
          <w:rFonts w:eastAsiaTheme="minorEastAsia"/>
        </w:rPr>
        <w:t>, we mean bitwise right</w:t>
      </w:r>
      <w:r w:rsidR="000A384E">
        <w:rPr>
          <w:rFonts w:eastAsiaTheme="minorEastAsia"/>
        </w:rPr>
        <w:noBreakHyphen/>
      </w:r>
      <w:r>
        <w:rPr>
          <w:rFonts w:eastAsiaTheme="minorEastAsia"/>
        </w:rPr>
        <w:t xml:space="preserve">shift by </w:t>
      </w:r>
      <m:oMath>
        <m:r>
          <w:rPr>
            <w:rFonts w:ascii="Cambria Math" w:eastAsiaTheme="minorEastAsia" w:hAnsi="Cambria Math" w:cs="Linux Libertine"/>
          </w:rPr>
          <m:t>n</m:t>
        </m:r>
      </m:oMath>
      <w:r>
        <w:rPr>
          <w:rFonts w:eastAsiaTheme="minorEastAsia"/>
        </w:rPr>
        <w:t xml:space="preserve"> bits. In more familiar notation:</w:t>
      </w:r>
    </w:p>
    <w:p w:rsidR="007D27B4" w:rsidRDefault="007D27B4" w:rsidP="00535D79">
      <w:pPr>
        <w:pStyle w:val="paragraph"/>
        <w:rPr>
          <w:rFonts w:ascii="Cambria Math" w:eastAsiaTheme="minorEastAsia" w:hAnsi="Cambria Math"/>
        </w:rPr>
      </w:pPr>
      <m:oMathPara>
        <m:oMath>
          <m:r>
            <w:rPr>
              <w:rFonts w:ascii="Linux Libertine" w:eastAsiaTheme="minorEastAsia" w:hAnsi="Linux Libertine" w:cs="Linux Libertine"/>
            </w:rPr>
            <m:t xml:space="preserve">              ¬</m:t>
          </m:r>
          <m:r>
            <w:rPr>
              <w:rFonts w:ascii="Cambria Math" w:eastAsiaTheme="minorEastAsia" w:hAnsi="Cambria Math" w:cs="Linux Libertine"/>
            </w:rPr>
            <m:t>x=!x</m:t>
          </m:r>
          <m:r>
            <m:rPr>
              <m:sty m:val="p"/>
            </m:rPr>
            <w:rPr>
              <w:rFonts w:ascii="Cambria Math" w:eastAsiaTheme="minorEastAsia" w:hAnsi="Cambria Math" w:cs="Linux Libertine"/>
            </w:rPr>
            <w:br/>
          </m:r>
        </m:oMath>
        <m:oMath>
          <m:r>
            <w:rPr>
              <w:rFonts w:ascii="Cambria Math" w:eastAsiaTheme="minorEastAsia" w:hAnsi="Cambria Math" w:cs="Linux Libertine"/>
            </w:rPr>
            <m:t xml:space="preserve">           x∧y=x &amp; y</m:t>
          </m:r>
          <m:r>
            <m:rPr>
              <m:sty m:val="p"/>
            </m:rPr>
            <w:rPr>
              <w:rFonts w:ascii="Cambria Math" w:eastAsiaTheme="minorEastAsia" w:hAnsi="Cambria Math" w:cs="Linux Libertine"/>
            </w:rPr>
            <w:br/>
          </m:r>
        </m:oMath>
        <m:oMath>
          <m:r>
            <w:rPr>
              <w:rFonts w:ascii="Cambria Math" w:eastAsiaTheme="minorEastAsia" w:hAnsi="Cambria Math" w:cs="Linux Libertine"/>
            </w:rPr>
            <m:t xml:space="preserve">         x⊕y=x^y</m:t>
          </m:r>
          <m:r>
            <m:rPr>
              <m:sty m:val="p"/>
            </m:rPr>
            <w:rPr>
              <w:rFonts w:ascii="Cambria Math" w:eastAsiaTheme="minorEastAsia" w:hAnsi="Cambria Math" w:cs="Linux Libertine"/>
            </w:rPr>
            <w:br/>
          </m:r>
        </m:oMath>
        <m:oMath>
          <m:r>
            <w:rPr>
              <w:rFonts w:ascii="Cambria Math" w:eastAsiaTheme="minorEastAsia" w:hAnsi="Cambria Math" w:cs="Linux Libertine"/>
            </w:rPr>
            <m:t xml:space="preserve">   SH</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n</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=x≫n</m:t>
          </m:r>
          <m:r>
            <m:rPr>
              <m:sty m:val="p"/>
            </m:rPr>
            <w:rPr>
              <w:rFonts w:ascii="Cambria Math" w:eastAsiaTheme="minorEastAsia" w:hAnsi="Cambria Math" w:cs="Linux Libertine"/>
            </w:rPr>
            <w:br/>
          </m:r>
        </m:oMath>
        <m:oMath>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n</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x≫n</m:t>
              </m:r>
            </m:e>
          </m:d>
          <m:r>
            <w:rPr>
              <w:rFonts w:ascii="Cambria Math" w:eastAsiaTheme="minorEastAsia" w:hAnsi="Cambria Math" w:cs="Linux Libertine"/>
            </w:rPr>
            <m:t>|(x≪</m:t>
          </m:r>
          <m:d>
            <m:dPr>
              <m:ctrlPr>
                <w:rPr>
                  <w:rFonts w:ascii="Cambria Math" w:eastAsiaTheme="minorEastAsia" w:hAnsi="Cambria Math" w:cs="Linux Libertine"/>
                  <w:i/>
                </w:rPr>
              </m:ctrlPr>
            </m:dPr>
            <m:e>
              <m:r>
                <w:rPr>
                  <w:rFonts w:ascii="Cambria Math" w:eastAsiaTheme="minorEastAsia" w:hAnsi="Cambria Math" w:cs="Linux Libertine"/>
                </w:rPr>
                <m:t>32-n</m:t>
              </m:r>
            </m:e>
          </m:d>
          <m:r>
            <w:rPr>
              <w:rFonts w:ascii="Cambria Math" w:eastAsiaTheme="minorEastAsia" w:hAnsi="Cambria Math" w:cs="Linux Libertine"/>
            </w:rPr>
            <m:t>)</m:t>
          </m:r>
          <m:r>
            <m:rPr>
              <m:sty m:val="p"/>
            </m:rPr>
            <w:rPr>
              <w:rFonts w:ascii="Cambria Math" w:eastAsiaTheme="minorEastAsia" w:hAnsi="Cambria Math" w:cs="Linux Libertine"/>
            </w:rPr>
            <w:br/>
          </m:r>
        </m:oMath>
      </m:oMathPara>
    </w:p>
    <w:p w:rsidR="00535D79" w:rsidRPr="007D27B4" w:rsidRDefault="007D27B4" w:rsidP="00535D79">
      <w:pPr>
        <w:pStyle w:val="paragraph"/>
        <w:rPr>
          <w:rFonts w:eastAsiaTheme="minorEastAsia"/>
        </w:rPr>
      </w:pPr>
      <w:r>
        <w:rPr>
          <w:rFonts w:ascii="Cambria Math" w:eastAsiaTheme="minorEastAsia" w:hAnsi="Cambria Math"/>
        </w:rPr>
        <w:t>With these, we can now define the internal functions used by SHA-256. Note that the</w:t>
      </w:r>
      <w:r w:rsidR="00535D79">
        <w:rPr>
          <w:rFonts w:ascii="Cambria Math" w:eastAsiaTheme="minorEastAsia" w:hAnsi="Cambria Math"/>
        </w:rPr>
        <w:t xml:space="preserve"> </w:t>
      </w:r>
      <m:oMath>
        <m:r>
          <w:rPr>
            <w:rFonts w:ascii="Cambria Math" w:eastAsiaTheme="minorEastAsia" w:hAnsi="Cambria Math"/>
          </w:rPr>
          <m:t>Ch</m:t>
        </m:r>
      </m:oMath>
      <w:r w:rsidR="00535D79">
        <w:rPr>
          <w:rFonts w:ascii="Cambria Math" w:eastAsiaTheme="minorEastAsia" w:hAnsi="Cambria Math"/>
        </w:rPr>
        <w:t xml:space="preserve"> function may be read as ‘choose’, while the </w:t>
      </w:r>
      <m:oMath>
        <m:r>
          <w:rPr>
            <w:rFonts w:ascii="Cambria Math" w:eastAsiaTheme="minorEastAsia" w:hAnsi="Cambria Math"/>
          </w:rPr>
          <m:t>Maj</m:t>
        </m:r>
      </m:oMath>
      <w:r w:rsidR="00535D79">
        <w:rPr>
          <w:rFonts w:ascii="Cambria Math" w:eastAsiaTheme="minorEastAsia" w:hAnsi="Cambria Math"/>
        </w:rPr>
        <w:t xml:space="preserve"> function may be read as ‘majority’. Each argument to the below functions are 32</w:t>
      </w:r>
      <w:r w:rsidR="000A384E">
        <w:rPr>
          <w:rFonts w:ascii="Cambria Math" w:eastAsiaTheme="minorEastAsia" w:hAnsi="Cambria Math"/>
        </w:rPr>
        <w:noBreakHyphen/>
      </w:r>
      <w:r w:rsidR="00535D79">
        <w:rPr>
          <w:rFonts w:ascii="Cambria Math" w:eastAsiaTheme="minorEastAsia" w:hAnsi="Cambria Math"/>
        </w:rPr>
        <w:t xml:space="preserve">bit </w:t>
      </w:r>
      <w:r>
        <w:rPr>
          <w:rFonts w:ascii="Cambria Math" w:eastAsiaTheme="minorEastAsia" w:hAnsi="Cambria Math"/>
        </w:rPr>
        <w:t xml:space="preserve">unsigned </w:t>
      </w:r>
      <w:r w:rsidR="00535D79">
        <w:rPr>
          <w:rFonts w:ascii="Cambria Math" w:eastAsiaTheme="minorEastAsia" w:hAnsi="Cambria Math"/>
        </w:rPr>
        <w:t>integers.</w:t>
      </w:r>
    </w:p>
    <w:p w:rsidR="00535D79" w:rsidRPr="00535D79" w:rsidRDefault="00F17F63" w:rsidP="00034B80">
      <w:pPr>
        <w:pStyle w:val="paragraph"/>
        <w:rPr>
          <w:rFonts w:ascii="Linux Biolinum" w:eastAsiaTheme="majorEastAsia" w:hAnsi="Linux Biolinum" w:cstheme="majorBidi"/>
          <w:i/>
        </w:rPr>
      </w:pPr>
      <m:oMathPara>
        <m:oMath>
          <m:r>
            <w:rPr>
              <w:rFonts w:ascii="Cambria Math" w:hAnsi="Cambria Math" w:cs="Linux Libertine"/>
            </w:rPr>
            <m:t xml:space="preserve">   Ch</m:t>
          </m:r>
          <m:d>
            <m:dPr>
              <m:ctrlPr>
                <w:rPr>
                  <w:rFonts w:ascii="Cambria Math" w:hAnsi="Cambria Math" w:cs="Linux Libertine"/>
                  <w:i/>
                </w:rPr>
              </m:ctrlPr>
            </m:dPr>
            <m:e>
              <m:r>
                <w:rPr>
                  <w:rFonts w:ascii="Cambria Math" w:hAnsi="Cambria Math" w:cs="Linux Libertine"/>
                </w:rPr>
                <m:t>x,y,z</m:t>
              </m:r>
            </m:e>
          </m:d>
          <m:r>
            <w:rPr>
              <w:rFonts w:ascii="Cambria Math" w:hAnsi="Cambria Math" w:cs="Linux Libertine"/>
            </w:rPr>
            <m:t>=</m:t>
          </m:r>
          <m:d>
            <m:dPr>
              <m:ctrlPr>
                <w:rPr>
                  <w:rFonts w:ascii="Cambria Math" w:hAnsi="Cambria Math" w:cs="Linux Libertine"/>
                  <w:i/>
                </w:rPr>
              </m:ctrlPr>
            </m:dPr>
            <m:e>
              <m:r>
                <w:rPr>
                  <w:rFonts w:ascii="Cambria Math" w:hAnsi="Cambria Math" w:cs="Linux Libertine"/>
                </w:rPr>
                <m:t>x∧y</m:t>
              </m: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¬x∧z</m:t>
              </m:r>
            </m:e>
          </m:d>
          <m:r>
            <m:rPr>
              <m:sty m:val="p"/>
            </m:rPr>
            <w:rPr>
              <w:rFonts w:ascii="Cambria Math" w:eastAsiaTheme="minorEastAsia" w:hAnsi="Cambria Math" w:cs="Linux Libertine"/>
            </w:rPr>
            <w:br/>
          </m:r>
        </m:oMath>
        <m:oMath>
          <m:r>
            <w:rPr>
              <w:rFonts w:ascii="Cambria Math" w:eastAsiaTheme="minorEastAsia" w:hAnsi="Cambria Math" w:cs="Linux Libertine"/>
            </w:rPr>
            <m:t>Maj</m:t>
          </m:r>
          <m:d>
            <m:dPr>
              <m:ctrlPr>
                <w:rPr>
                  <w:rFonts w:ascii="Cambria Math" w:eastAsiaTheme="minorEastAsia" w:hAnsi="Cambria Math" w:cs="Linux Libertine"/>
                  <w:i/>
                </w:rPr>
              </m:ctrlPr>
            </m:dPr>
            <m:e>
              <m:r>
                <w:rPr>
                  <w:rFonts w:ascii="Cambria Math" w:eastAsiaTheme="minorEastAsia" w:hAnsi="Cambria Math" w:cs="Linux Libertine"/>
                </w:rPr>
                <m:t>x,y,z</m:t>
              </m: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x∧y</m:t>
              </m: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x∧z</m:t>
              </m: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y∧z</m:t>
              </m:r>
            </m:e>
          </m:d>
          <m:r>
            <m:rPr>
              <m:sty m:val="p"/>
            </m:rPr>
            <w:rPr>
              <w:rFonts w:ascii="Cambria Math" w:eastAsiaTheme="minorEastAsia" w:hAnsi="Cambria Math" w:cs="Linux Libertine"/>
            </w:rPr>
            <w:br/>
          </m:r>
        </m:oMath>
        <m:oMath>
          <m:r>
            <w:rPr>
              <w:rFonts w:ascii="Cambria Math" w:eastAsiaTheme="minorEastAsia" w:hAnsi="Cambria Math" w:cs="Linux Libertine"/>
            </w:rPr>
            <m:t xml:space="preserve">        </m:t>
          </m:r>
          <m:sSubSup>
            <m:sSubSupPr>
              <m:ctrlPr>
                <w:rPr>
                  <w:rFonts w:ascii="Cambria Math" w:eastAsiaTheme="minorEastAsia" w:hAnsi="Cambria Math" w:cs="Linux Libertine"/>
                  <w:i/>
                </w:rPr>
              </m:ctrlPr>
            </m:sSubSupPr>
            <m:e>
              <m:r>
                <m:rPr>
                  <m:sty m:val="p"/>
                </m:rPr>
                <w:rPr>
                  <w:rFonts w:ascii="Cambria Math" w:eastAsiaTheme="minorEastAsia" w:hAnsi="Cambria Math" w:cs="Linux Libertine"/>
                </w:rPr>
                <m:t>Σ</m:t>
              </m:r>
              <m:ctrlPr>
                <w:rPr>
                  <w:rFonts w:ascii="Cambria Math" w:eastAsiaTheme="minorEastAsia" w:hAnsi="Cambria Math" w:cs="Linux Libertine"/>
                </w:rPr>
              </m:ctrlPr>
            </m:e>
            <m:sub>
              <m:r>
                <w:rPr>
                  <w:rFonts w:ascii="Cambria Math" w:eastAsiaTheme="minorEastAsia" w:hAnsi="Cambria Math" w:cs="Linux Libertine"/>
                </w:rPr>
                <m:t>0</m:t>
              </m:r>
            </m:sub>
            <m:sup>
              <m:r>
                <w:rPr>
                  <w:rFonts w:ascii="Cambria Math" w:eastAsiaTheme="minorEastAsia" w:hAnsi="Cambria Math" w:cs="Linux Libertine"/>
                </w:rPr>
                <m:t>256</m:t>
              </m:r>
            </m:sup>
          </m:sSub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2</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13</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22</m:t>
              </m:r>
            </m:sup>
          </m:sSup>
          <m:d>
            <m:dPr>
              <m:ctrlPr>
                <w:rPr>
                  <w:rFonts w:ascii="Cambria Math" w:eastAsiaTheme="minorEastAsia" w:hAnsi="Cambria Math" w:cs="Linux Libertine"/>
                  <w:i/>
                </w:rPr>
              </m:ctrlPr>
            </m:dPr>
            <m:e>
              <m:r>
                <w:rPr>
                  <w:rFonts w:ascii="Cambria Math" w:eastAsiaTheme="minorEastAsia" w:hAnsi="Cambria Math" w:cs="Linux Libertine"/>
                </w:rPr>
                <m:t>x</m:t>
              </m:r>
            </m:e>
          </m:d>
          <m:r>
            <m:rPr>
              <m:sty m:val="p"/>
            </m:rPr>
            <w:rPr>
              <w:rFonts w:ascii="Cambria Math" w:eastAsiaTheme="minorEastAsia" w:hAnsi="Cambria Math" w:cs="Linux Libertine"/>
            </w:rPr>
            <w:br/>
          </m:r>
        </m:oMath>
        <m:oMath>
          <m:sSubSup>
            <m:sSubSupPr>
              <m:ctrlPr>
                <w:rPr>
                  <w:rFonts w:ascii="Cambria Math" w:eastAsiaTheme="minorEastAsia" w:hAnsi="Cambria Math" w:cs="Linux Libertine"/>
                  <w:i/>
                </w:rPr>
              </m:ctrlPr>
            </m:sSubSupPr>
            <m:e>
              <m:r>
                <m:rPr>
                  <m:sty m:val="p"/>
                </m:rPr>
                <w:rPr>
                  <w:rFonts w:ascii="Cambria Math" w:eastAsiaTheme="minorEastAsia" w:hAnsi="Cambria Math" w:cs="Linux Libertine"/>
                </w:rPr>
                <m:t xml:space="preserve">        Σ</m:t>
              </m:r>
              <m:ctrlPr>
                <w:rPr>
                  <w:rFonts w:ascii="Cambria Math" w:eastAsiaTheme="minorEastAsia" w:hAnsi="Cambria Math" w:cs="Linux Libertine"/>
                </w:rPr>
              </m:ctrlPr>
            </m:e>
            <m:sub>
              <m:r>
                <w:rPr>
                  <w:rFonts w:ascii="Cambria Math" w:eastAsiaTheme="minorEastAsia" w:hAnsi="Cambria Math" w:cs="Linux Libertine"/>
                </w:rPr>
                <m:t>1</m:t>
              </m:r>
            </m:sub>
            <m:sup>
              <m:r>
                <w:rPr>
                  <w:rFonts w:ascii="Cambria Math" w:eastAsiaTheme="minorEastAsia" w:hAnsi="Cambria Math" w:cs="Linux Libertine"/>
                </w:rPr>
                <m:t>256</m:t>
              </m:r>
            </m:sup>
          </m:sSub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6</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11</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25</m:t>
              </m:r>
            </m:sup>
          </m:sSup>
          <m:d>
            <m:dPr>
              <m:ctrlPr>
                <w:rPr>
                  <w:rFonts w:ascii="Cambria Math" w:eastAsiaTheme="minorEastAsia" w:hAnsi="Cambria Math" w:cs="Linux Libertine"/>
                  <w:i/>
                </w:rPr>
              </m:ctrlPr>
            </m:dPr>
            <m:e>
              <m:r>
                <w:rPr>
                  <w:rFonts w:ascii="Cambria Math" w:eastAsiaTheme="minorEastAsia" w:hAnsi="Cambria Math" w:cs="Linux Libertine"/>
                </w:rPr>
                <m:t>x</m:t>
              </m:r>
            </m:e>
          </m:d>
          <m:r>
            <m:rPr>
              <m:sty m:val="p"/>
            </m:rPr>
            <w:rPr>
              <w:rFonts w:ascii="Cambria Math" w:eastAsiaTheme="minorEastAsia" w:hAnsi="Cambria Math" w:cs="Linux Libertine"/>
            </w:rPr>
            <w:br/>
          </m:r>
        </m:oMath>
        <m:oMath>
          <m:r>
            <w:rPr>
              <w:rFonts w:ascii="Cambria Math" w:eastAsiaTheme="minorEastAsia" w:hAnsi="Cambria Math" w:cs="Linux Libertine"/>
            </w:rPr>
            <m:t xml:space="preserve">        </m:t>
          </m:r>
          <m:sSubSup>
            <m:sSubSupPr>
              <m:ctrlPr>
                <w:rPr>
                  <w:rFonts w:ascii="Cambria Math" w:eastAsiaTheme="minorEastAsia" w:hAnsi="Cambria Math" w:cs="Linux Libertine"/>
                  <w:i/>
                </w:rPr>
              </m:ctrlPr>
            </m:sSubSupPr>
            <m:e>
              <m:r>
                <w:rPr>
                  <w:rFonts w:ascii="Cambria Math" w:eastAsiaTheme="minorEastAsia" w:hAnsi="Cambria Math" w:cs="Linux Libertine"/>
                </w:rPr>
                <m:t>σ</m:t>
              </m:r>
            </m:e>
            <m:sub>
              <m:r>
                <w:rPr>
                  <w:rFonts w:ascii="Cambria Math" w:eastAsiaTheme="minorEastAsia" w:hAnsi="Cambria Math" w:cs="Linux Libertine"/>
                </w:rPr>
                <m:t>0</m:t>
              </m:r>
            </m:sub>
            <m:sup>
              <m:r>
                <w:rPr>
                  <w:rFonts w:ascii="Cambria Math" w:eastAsiaTheme="minorEastAsia" w:hAnsi="Cambria Math" w:cs="Linux Libertine"/>
                </w:rPr>
                <m:t>256</m:t>
              </m:r>
            </m:sup>
          </m:sSubSup>
          <m:d>
            <m:dPr>
              <m:ctrlPr>
                <w:rPr>
                  <w:rFonts w:ascii="Cambria Math" w:eastAsiaTheme="majorEastAsia" w:hAnsi="Cambria Math" w:cstheme="majorBidi"/>
                  <w:i/>
                </w:rPr>
              </m:ctrlPr>
            </m:dPr>
            <m:e>
              <m:r>
                <w:rPr>
                  <w:rFonts w:ascii="Cambria Math" w:eastAsiaTheme="majorEastAsia" w:hAnsi="Cambria Math" w:cstheme="majorBidi"/>
                </w:rPr>
                <m:t>x</m:t>
              </m:r>
            </m:e>
          </m:d>
          <m:r>
            <w:rPr>
              <w:rFonts w:ascii="Cambria Math" w:eastAsiaTheme="majorEastAsia" w:hAnsi="Cambria Math" w:cstheme="majorBidi"/>
            </w:rPr>
            <m:t>=ROT</m:t>
          </m:r>
          <m:sSup>
            <m:sSupPr>
              <m:ctrlPr>
                <w:rPr>
                  <w:rFonts w:ascii="Cambria Math" w:eastAsiaTheme="majorEastAsia" w:hAnsi="Cambria Math" w:cstheme="majorBidi"/>
                  <w:i/>
                </w:rPr>
              </m:ctrlPr>
            </m:sSupPr>
            <m:e>
              <m:r>
                <w:rPr>
                  <w:rFonts w:ascii="Cambria Math" w:eastAsiaTheme="majorEastAsia" w:hAnsi="Cambria Math" w:cstheme="majorBidi"/>
                </w:rPr>
                <m:t>R</m:t>
              </m:r>
            </m:e>
            <m:sup>
              <m:r>
                <w:rPr>
                  <w:rFonts w:ascii="Cambria Math" w:eastAsiaTheme="majorEastAsia" w:hAnsi="Cambria Math" w:cstheme="majorBidi"/>
                </w:rPr>
                <m:t>7</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18</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⊕SH</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3</m:t>
              </m:r>
            </m:sup>
          </m:sSup>
          <m:d>
            <m:dPr>
              <m:ctrlPr>
                <w:rPr>
                  <w:rFonts w:ascii="Cambria Math" w:eastAsiaTheme="minorEastAsia" w:hAnsi="Cambria Math" w:cs="Linux Libertine"/>
                  <w:i/>
                </w:rPr>
              </m:ctrlPr>
            </m:dPr>
            <m:e>
              <m:r>
                <w:rPr>
                  <w:rFonts w:ascii="Cambria Math" w:eastAsiaTheme="minorEastAsia" w:hAnsi="Cambria Math" w:cs="Linux Libertine"/>
                </w:rPr>
                <m:t>x</m:t>
              </m:r>
            </m:e>
          </m:d>
          <m:r>
            <m:rPr>
              <m:sty m:val="p"/>
            </m:rPr>
            <w:rPr>
              <w:rFonts w:ascii="Cambria Math" w:eastAsiaTheme="minorEastAsia" w:hAnsi="Cambria Math" w:cs="Linux Libertine"/>
            </w:rPr>
            <w:br/>
          </m:r>
        </m:oMath>
        <m:oMath>
          <m:r>
            <w:rPr>
              <w:rFonts w:ascii="Cambria Math" w:eastAsiaTheme="minorEastAsia" w:hAnsi="Cambria Math" w:cs="Linux Libertine"/>
            </w:rPr>
            <m:t xml:space="preserve">        </m:t>
          </m:r>
          <m:sSubSup>
            <m:sSubSupPr>
              <m:ctrlPr>
                <w:rPr>
                  <w:rFonts w:ascii="Cambria Math" w:eastAsiaTheme="minorEastAsia" w:hAnsi="Cambria Math" w:cs="Linux Libertine"/>
                  <w:i/>
                </w:rPr>
              </m:ctrlPr>
            </m:sSubSupPr>
            <m:e>
              <m:r>
                <w:rPr>
                  <w:rFonts w:ascii="Cambria Math" w:eastAsiaTheme="minorEastAsia" w:hAnsi="Cambria Math" w:cs="Linux Libertine"/>
                </w:rPr>
                <m:t>σ</m:t>
              </m:r>
            </m:e>
            <m:sub>
              <m:r>
                <w:rPr>
                  <w:rFonts w:ascii="Cambria Math" w:eastAsiaTheme="minorEastAsia" w:hAnsi="Cambria Math" w:cs="Linux Libertine"/>
                </w:rPr>
                <m:t>1</m:t>
              </m:r>
            </m:sub>
            <m:sup>
              <m:r>
                <w:rPr>
                  <w:rFonts w:ascii="Cambria Math" w:eastAsiaTheme="minorEastAsia" w:hAnsi="Cambria Math" w:cs="Linux Libertine"/>
                </w:rPr>
                <m:t>256</m:t>
              </m:r>
            </m:sup>
          </m:sSub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17</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⊕ROT</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19</m:t>
              </m:r>
            </m:sup>
          </m:sSup>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⊕SH</m:t>
          </m:r>
          <m:sSup>
            <m:sSupPr>
              <m:ctrlPr>
                <w:rPr>
                  <w:rFonts w:ascii="Cambria Math" w:eastAsiaTheme="minorEastAsia" w:hAnsi="Cambria Math" w:cs="Linux Libertine"/>
                  <w:i/>
                </w:rPr>
              </m:ctrlPr>
            </m:sSupPr>
            <m:e>
              <m:r>
                <w:rPr>
                  <w:rFonts w:ascii="Cambria Math" w:eastAsiaTheme="minorEastAsia" w:hAnsi="Cambria Math" w:cs="Linux Libertine"/>
                </w:rPr>
                <m:t>R</m:t>
              </m:r>
            </m:e>
            <m:sup>
              <m:r>
                <w:rPr>
                  <w:rFonts w:ascii="Cambria Math" w:eastAsiaTheme="minorEastAsia" w:hAnsi="Cambria Math" w:cs="Linux Libertine"/>
                </w:rPr>
                <m:t>10</m:t>
              </m:r>
            </m:sup>
          </m:sSup>
          <m:r>
            <w:rPr>
              <w:rFonts w:ascii="Cambria Math" w:eastAsiaTheme="minorEastAsia" w:hAnsi="Cambria Math" w:cs="Linux Libertine"/>
            </w:rPr>
            <m:t>(x)</m:t>
          </m:r>
        </m:oMath>
      </m:oMathPara>
    </w:p>
    <w:p w:rsidR="009012C5" w:rsidRDefault="009012C5" w:rsidP="009012C5">
      <w:pPr>
        <w:pStyle w:val="Heading3"/>
      </w:pPr>
      <w:bookmarkStart w:id="42" w:name="_Toc528019218"/>
      <w:r>
        <w:t>Message Padding</w:t>
      </w:r>
      <w:bookmarkEnd w:id="42"/>
    </w:p>
    <w:p w:rsidR="00053989" w:rsidRDefault="00535D79" w:rsidP="00535D79">
      <w:pPr>
        <w:pStyle w:val="paragraph"/>
        <w:rPr>
          <w:rFonts w:eastAsiaTheme="minorEastAsia"/>
        </w:rPr>
      </w:pPr>
      <w:r>
        <w:t>As per the Merkle</w:t>
      </w:r>
      <w:r w:rsidR="000A384E">
        <w:noBreakHyphen/>
      </w:r>
      <w:r w:rsidR="00F17F63">
        <w:t>Damgård</w:t>
      </w:r>
      <w:r>
        <w:t xml:space="preserve"> specification, the message must be padded before it can be digested. </w:t>
      </w:r>
      <w:r w:rsidR="002465D3">
        <w:t xml:space="preserve">The </w:t>
      </w:r>
      <m:oMath>
        <m:r>
          <w:rPr>
            <w:rFonts w:ascii="Cambria Math" w:hAnsi="Cambria Math" w:cs="Linux Libertine"/>
          </w:rPr>
          <m:t>Pad</m:t>
        </m:r>
      </m:oMath>
      <w:r w:rsidR="002465D3">
        <w:rPr>
          <w:rFonts w:eastAsiaTheme="minorEastAsia"/>
        </w:rPr>
        <w:t xml:space="preserve"> function for SHA-256 is defined as follows:</w:t>
      </w:r>
    </w:p>
    <w:p w:rsidR="00053989" w:rsidRDefault="00053989" w:rsidP="00535D79">
      <w:pPr>
        <w:pStyle w:val="paragraph"/>
        <w:rPr>
          <w:rFonts w:eastAsiaTheme="minorEastAsia"/>
        </w:rPr>
      </w:pPr>
      <w:r>
        <w:rPr>
          <w:rFonts w:eastAsiaTheme="minorEastAsia"/>
        </w:rPr>
        <w:t>1) Append a single 1 bit to the end of the message</w:t>
      </w:r>
    </w:p>
    <w:p w:rsidR="00053989" w:rsidRDefault="00053989" w:rsidP="00535D79">
      <w:pPr>
        <w:pStyle w:val="paragraph"/>
        <w:rPr>
          <w:rFonts w:eastAsiaTheme="minorEastAsia"/>
        </w:rPr>
      </w:pPr>
      <w:r>
        <w:rPr>
          <w:rFonts w:eastAsiaTheme="minorEastAsia"/>
        </w:rPr>
        <w:t xml:space="preserve">2) Append </w:t>
      </w:r>
      <m:oMath>
        <m:r>
          <w:rPr>
            <w:rFonts w:ascii="Cambria Math" w:eastAsiaTheme="minorEastAsia" w:hAnsi="Cambria Math" w:cs="Linux Libertine"/>
          </w:rPr>
          <m:t>k</m:t>
        </m:r>
      </m:oMath>
      <w:r>
        <w:rPr>
          <w:rFonts w:eastAsiaTheme="minorEastAsia"/>
        </w:rPr>
        <w:t xml:space="preserve"> many 0 bits</w:t>
      </w:r>
    </w:p>
    <w:p w:rsidR="00053989" w:rsidRDefault="00053989" w:rsidP="00535D79">
      <w:pPr>
        <w:pStyle w:val="paragraph"/>
        <w:rPr>
          <w:rFonts w:eastAsiaTheme="minorEastAsia"/>
        </w:rPr>
      </w:pPr>
      <w:r>
        <w:rPr>
          <w:rFonts w:eastAsiaTheme="minorEastAsia"/>
        </w:rPr>
        <w:t>3) Append the length of the original message in bits as a 64-bit integer</w:t>
      </w:r>
    </w:p>
    <w:p w:rsidR="00450522" w:rsidRDefault="00B00C75" w:rsidP="00535D79">
      <w:pPr>
        <w:pStyle w:val="paragraph"/>
        <w:rPr>
          <w:rFonts w:eastAsiaTheme="minorEastAsia"/>
        </w:rPr>
      </w:pPr>
      <w:r>
        <w:t xml:space="preserve">Since the block size of SHA-256 must divide the length of a padded message, one of the necessary conditions to use the Merkle-Damgård construction, we must have </w:t>
      </w:r>
      <m:oMath>
        <m:r>
          <w:rPr>
            <w:rFonts w:ascii="Cambria Math" w:hAnsi="Cambria Math" w:cs="Linux Libertine"/>
          </w:rPr>
          <m:t>k</m:t>
        </m:r>
      </m:oMath>
      <w:r>
        <w:rPr>
          <w:rFonts w:eastAsiaTheme="minorEastAsia"/>
        </w:rPr>
        <w:t xml:space="preserve"> being the smallest positive integer satisfying </w:t>
      </w:r>
      <m:oMath>
        <m:r>
          <w:rPr>
            <w:rFonts w:ascii="Cambria Math" w:eastAsiaTheme="minorEastAsia" w:hAnsi="Cambria Math" w:cs="Linux Libertine"/>
          </w:rPr>
          <m:t>l+1+k≡448 (</m:t>
        </m:r>
        <m:r>
          <m:rPr>
            <m:sty m:val="p"/>
          </m:rPr>
          <w:rPr>
            <w:rFonts w:ascii="Cambria Math" w:eastAsiaTheme="minorEastAsia" w:hAnsi="Cambria Math" w:cs="Linux Libertine"/>
          </w:rPr>
          <m:t>mod</m:t>
        </m:r>
        <m:r>
          <w:rPr>
            <w:rFonts w:ascii="Cambria Math" w:eastAsiaTheme="minorEastAsia" w:hAnsi="Cambria Math" w:cs="Linux Libertine"/>
          </w:rPr>
          <m:t xml:space="preserve"> 512)</m:t>
        </m:r>
      </m:oMath>
      <w:r>
        <w:rPr>
          <w:rFonts w:eastAsiaTheme="minorEastAsia"/>
        </w:rPr>
        <w:t xml:space="preserve">, where </w:t>
      </w:r>
      <m:oMath>
        <m:r>
          <w:rPr>
            <w:rFonts w:ascii="Cambria Math" w:eastAsiaTheme="minorEastAsia" w:hAnsi="Cambria Math" w:cs="Linux Libertine"/>
          </w:rPr>
          <m:t>l</m:t>
        </m:r>
      </m:oMath>
      <w:r>
        <w:rPr>
          <w:rFonts w:eastAsiaTheme="minorEastAsia"/>
        </w:rPr>
        <w:t xml:space="preserve"> is the length of the original message in bits.</w:t>
      </w:r>
      <w:r w:rsidR="007E372A">
        <w:rPr>
          <w:rFonts w:eastAsiaTheme="minorEastAsia"/>
        </w:rPr>
        <w:t xml:space="preserve"> This naturally gives rise to two cases</w:t>
      </w:r>
      <w:r w:rsidR="00DC56CA">
        <w:rPr>
          <w:rFonts w:eastAsiaTheme="minorEastAsia"/>
        </w:rPr>
        <w:t xml:space="preserve"> for how </w:t>
      </w:r>
      <m:oMath>
        <m:r>
          <w:rPr>
            <w:rFonts w:ascii="Cambria Math" w:eastAsiaTheme="minorEastAsia" w:hAnsi="Cambria Math" w:cs="Linux Libertine"/>
          </w:rPr>
          <m:t>Pad(M)</m:t>
        </m:r>
      </m:oMath>
      <w:r w:rsidR="00DC56CA">
        <w:rPr>
          <w:rFonts w:eastAsiaTheme="minorEastAsia"/>
        </w:rPr>
        <w:t xml:space="preserve"> works:</w:t>
      </w:r>
    </w:p>
    <w:p w:rsidR="00450522" w:rsidRDefault="00450522">
      <w:pPr>
        <w:rPr>
          <w:rFonts w:eastAsiaTheme="minorEastAsia"/>
          <w:sz w:val="24"/>
        </w:rPr>
      </w:pPr>
      <w:r>
        <w:rPr>
          <w:rFonts w:eastAsiaTheme="minorEastAsia"/>
        </w:rPr>
        <w:br w:type="page"/>
      </w:r>
    </w:p>
    <w:p w:rsidR="007E372A" w:rsidRPr="007E372A" w:rsidRDefault="007E372A" w:rsidP="007E372A">
      <w:pPr>
        <w:pStyle w:val="paragraph"/>
        <w:numPr>
          <w:ilvl w:val="0"/>
          <w:numId w:val="17"/>
        </w:numPr>
      </w:pPr>
      <w:r>
        <w:rPr>
          <w:rFonts w:eastAsiaTheme="minorEastAsia"/>
        </w:rPr>
        <w:lastRenderedPageBreak/>
        <w:t xml:space="preserve">The length of the message is </w:t>
      </w:r>
      <m:oMath>
        <m:r>
          <w:rPr>
            <w:rFonts w:ascii="Cambria Math" w:eastAsiaTheme="minorEastAsia" w:hAnsi="Cambria Math" w:cs="Linux Libertine"/>
          </w:rPr>
          <m:t>l≤447</m:t>
        </m:r>
      </m:oMath>
      <w:r>
        <w:rPr>
          <w:rFonts w:eastAsiaTheme="minorEastAsia"/>
        </w:rPr>
        <w:t>, in which case the block can be mutated in</w:t>
      </w:r>
      <w:r w:rsidR="000A384E">
        <w:rPr>
          <w:rFonts w:eastAsiaTheme="minorEastAsia"/>
        </w:rPr>
        <w:noBreakHyphen/>
      </w:r>
      <w:r>
        <w:rPr>
          <w:rFonts w:eastAsiaTheme="minorEastAsia"/>
        </w:rPr>
        <w:t xml:space="preserve">place, with </w:t>
      </w:r>
      <m:oMath>
        <m:r>
          <w:rPr>
            <w:rFonts w:ascii="Cambria Math" w:eastAsiaTheme="minorEastAsia" w:hAnsi="Cambria Math" w:cs="Linux Libertine"/>
          </w:rPr>
          <m:t>k=447-l</m:t>
        </m:r>
      </m:oMath>
      <w:r w:rsidR="00205E1B">
        <w:rPr>
          <w:rFonts w:eastAsiaTheme="minorEastAsia"/>
        </w:rPr>
        <w:t xml:space="preserve"> zeroes being appended to the original message.</w:t>
      </w:r>
    </w:p>
    <w:p w:rsidR="007E372A" w:rsidRPr="006A1DEF" w:rsidRDefault="007E372A" w:rsidP="007E372A">
      <w:pPr>
        <w:pStyle w:val="paragraph"/>
        <w:numPr>
          <w:ilvl w:val="0"/>
          <w:numId w:val="17"/>
        </w:numPr>
      </w:pPr>
      <w:r>
        <w:rPr>
          <w:rFonts w:eastAsiaTheme="minorEastAsia"/>
        </w:rPr>
        <w:t xml:space="preserve">The length of the message is </w:t>
      </w:r>
      <m:oMath>
        <m:r>
          <w:rPr>
            <w:rFonts w:ascii="Cambria Math" w:eastAsiaTheme="minorEastAsia" w:hAnsi="Cambria Math" w:cs="Linux Libertine"/>
          </w:rPr>
          <m:t>l≥448</m:t>
        </m:r>
      </m:oMath>
      <w:r>
        <w:rPr>
          <w:rFonts w:eastAsiaTheme="minorEastAsia"/>
        </w:rPr>
        <w:t xml:space="preserve">, in which case another block must be appended. In this case, </w:t>
      </w:r>
      <w:r w:rsidR="00205E1B">
        <w:rPr>
          <w:rFonts w:eastAsiaTheme="minorEastAsia"/>
        </w:rPr>
        <w:t xml:space="preserve">we firstly append </w:t>
      </w:r>
      <m:oMath>
        <m:r>
          <w:rPr>
            <w:rFonts w:ascii="Linux Libertine" w:eastAsiaTheme="minorEastAsia" w:hAnsi="Linux Libertine" w:cs="Linux Libertine"/>
          </w:rPr>
          <m:t>512-</m:t>
        </m:r>
        <m:r>
          <w:rPr>
            <w:rFonts w:ascii="Cambria Math" w:eastAsiaTheme="minorEastAsia" w:hAnsi="Cambria Math" w:cs="Linux Libertine"/>
          </w:rPr>
          <m:t>l-1</m:t>
        </m:r>
      </m:oMath>
      <w:r w:rsidR="00205E1B">
        <w:rPr>
          <w:rFonts w:eastAsiaTheme="minorEastAsia"/>
        </w:rPr>
        <w:t xml:space="preserve"> many zeroes to our first block, then construct another block with </w:t>
      </w:r>
      <m:oMath>
        <m:r>
          <w:rPr>
            <w:rFonts w:ascii="Linux Libertine" w:eastAsiaTheme="minorEastAsia" w:hAnsi="Linux Libertine" w:cs="Linux Libertine"/>
          </w:rPr>
          <m:t>448</m:t>
        </m:r>
      </m:oMath>
      <w:r w:rsidR="00205E1B">
        <w:rPr>
          <w:rFonts w:eastAsiaTheme="minorEastAsia"/>
        </w:rPr>
        <w:t xml:space="preserve"> zeroes, and finally the length of the original message in bits. In total, this requires we append </w:t>
      </w:r>
      <m:oMath>
        <m:r>
          <w:rPr>
            <w:rFonts w:ascii="Cambria Math" w:eastAsiaTheme="minorEastAsia" w:hAnsi="Cambria Math" w:cs="Linux Libertine"/>
          </w:rPr>
          <m:t>k=</m:t>
        </m:r>
        <m:d>
          <m:dPr>
            <m:ctrlPr>
              <w:rPr>
                <w:rFonts w:ascii="Cambria Math" w:eastAsiaTheme="minorEastAsia" w:hAnsi="Cambria Math" w:cs="Linux Libertine"/>
                <w:i/>
              </w:rPr>
            </m:ctrlPr>
          </m:dPr>
          <m:e>
            <m:r>
              <w:rPr>
                <w:rFonts w:ascii="Cambria Math" w:eastAsiaTheme="minorEastAsia" w:hAnsi="Cambria Math" w:cs="Linux Libertine"/>
              </w:rPr>
              <m:t>512-l</m:t>
            </m:r>
          </m:e>
        </m:d>
        <m:r>
          <w:rPr>
            <w:rFonts w:ascii="Cambria Math" w:eastAsiaTheme="minorEastAsia" w:hAnsi="Cambria Math" w:cs="Linux Libertine"/>
          </w:rPr>
          <m:t>+447</m:t>
        </m:r>
      </m:oMath>
      <w:r w:rsidR="00063E83">
        <w:rPr>
          <w:rFonts w:eastAsiaTheme="minorEastAsia"/>
        </w:rPr>
        <w:t xml:space="preserve"> zeroes.</w:t>
      </w:r>
    </w:p>
    <w:p w:rsidR="006A1DEF" w:rsidRPr="006A1DEF" w:rsidRDefault="006A1DEF" w:rsidP="006A1DEF">
      <w:pPr>
        <w:pStyle w:val="paragraph"/>
        <w:rPr>
          <w:rFonts w:ascii="Cambria Math" w:hAnsi="Cambria Math"/>
        </w:rPr>
      </w:pPr>
      <w:r>
        <w:rPr>
          <w:rFonts w:eastAsiaTheme="minorEastAsia"/>
        </w:rPr>
        <w:t>After padding has been performed, we can then break the message into 512</w:t>
      </w:r>
      <w:r w:rsidR="000A384E">
        <w:rPr>
          <w:rFonts w:eastAsiaTheme="minorEastAsia"/>
        </w:rPr>
        <w:noBreakHyphen/>
      </w:r>
      <w:r>
        <w:rPr>
          <w:rFonts w:eastAsiaTheme="minorEastAsia"/>
        </w:rPr>
        <w:t xml:space="preserve">bit blocks, each labelled </w:t>
      </w:r>
      <m:oMath>
        <m:sSup>
          <m:sSupPr>
            <m:ctrlPr>
              <w:rPr>
                <w:rFonts w:ascii="Cambria Math" w:eastAsiaTheme="minorEastAsia" w:hAnsi="Cambria Math" w:cs="Linux Libertine"/>
                <w:i/>
              </w:rPr>
            </m:ctrlPr>
          </m:sSupPr>
          <m:e>
            <m:r>
              <w:rPr>
                <w:rFonts w:ascii="Cambria Math" w:eastAsiaTheme="minorEastAsia" w:hAnsi="Cambria Math" w:cs="Linux Libertine"/>
              </w:rPr>
              <m:t>M</m:t>
            </m:r>
          </m:e>
          <m:sup>
            <m:r>
              <w:rPr>
                <w:rFonts w:ascii="Cambria Math" w:eastAsiaTheme="minorEastAsia" w:hAnsi="Cambria Math" w:cs="Linux Libertine"/>
              </w:rPr>
              <m:t>(i)</m:t>
            </m:r>
          </m:sup>
        </m:sSup>
      </m:oMath>
      <w:r>
        <w:rPr>
          <w:rFonts w:eastAsiaTheme="minorEastAsia"/>
        </w:rPr>
        <w:t xml:space="preserve">, </w:t>
      </w:r>
      <m:oMath>
        <m:r>
          <w:rPr>
            <w:rFonts w:ascii="Cambria Math" w:eastAsiaTheme="minorEastAsia" w:hAnsi="Cambria Math" w:cs="Linux Libertine"/>
          </w:rPr>
          <m:t>0≤i&lt;k</m:t>
        </m:r>
      </m:oMath>
      <w:r>
        <w:rPr>
          <w:rFonts w:eastAsiaTheme="minorEastAsia"/>
        </w:rPr>
        <w:t xml:space="preserve">. These will be used in conjunction with the initial value </w:t>
      </w:r>
      <m:oMath>
        <m:r>
          <w:rPr>
            <w:rFonts w:ascii="Cambria Math" w:eastAsiaTheme="minorEastAsia" w:hAnsi="Cambria Math" w:cs="Linux Libertine"/>
          </w:rPr>
          <m:t>IV=</m:t>
        </m:r>
        <m:sSup>
          <m:sSupPr>
            <m:ctrlPr>
              <w:rPr>
                <w:rFonts w:ascii="Cambria Math" w:eastAsiaTheme="minorEastAsia" w:hAnsi="Cambria Math" w:cs="Linux Libertine"/>
                <w:i/>
              </w:rPr>
            </m:ctrlPr>
          </m:sSupPr>
          <m:e>
            <m:r>
              <w:rPr>
                <w:rFonts w:ascii="Cambria Math" w:eastAsiaTheme="minorEastAsia" w:hAnsi="Cambria Math" w:cs="Linux Libertine"/>
              </w:rPr>
              <m:t>H</m:t>
            </m:r>
          </m:e>
          <m:sup>
            <m:r>
              <w:rPr>
                <w:rFonts w:ascii="Cambria Math" w:eastAsiaTheme="minorEastAsia" w:hAnsi="Cambria Math" w:cs="Linux Libertine"/>
              </w:rPr>
              <m:t>(0)</m:t>
            </m:r>
          </m:sup>
        </m:sSup>
      </m:oMath>
      <w:r>
        <w:rPr>
          <w:rFonts w:eastAsiaTheme="minorEastAsia"/>
        </w:rPr>
        <w:t xml:space="preserve"> in the compression function.</w:t>
      </w:r>
      <w:r w:rsidR="00205E1B">
        <w:rPr>
          <w:rFonts w:eastAsiaTheme="minorEastAsia"/>
        </w:rPr>
        <w:t xml:space="preserve"> Furthermore, each </w:t>
      </w:r>
      <m:oMath>
        <m:sSup>
          <m:sSupPr>
            <m:ctrlPr>
              <w:rPr>
                <w:rFonts w:ascii="Cambria Math" w:eastAsiaTheme="minorEastAsia" w:hAnsi="Cambria Math" w:cs="Linux Libertine"/>
                <w:i/>
              </w:rPr>
            </m:ctrlPr>
          </m:sSupPr>
          <m:e>
            <m:r>
              <w:rPr>
                <w:rFonts w:ascii="Cambria Math" w:eastAsiaTheme="minorEastAsia" w:hAnsi="Cambria Math" w:cs="Linux Libertine"/>
              </w:rPr>
              <m:t>M</m:t>
            </m:r>
          </m:e>
          <m:sup>
            <m:r>
              <w:rPr>
                <w:rFonts w:ascii="Cambria Math" w:eastAsiaTheme="minorEastAsia" w:hAnsi="Cambria Math" w:cs="Linux Libertine"/>
              </w:rPr>
              <m:t>(i)</m:t>
            </m:r>
          </m:sup>
        </m:sSup>
      </m:oMath>
      <w:r w:rsidR="00205E1B">
        <w:rPr>
          <w:rFonts w:eastAsiaTheme="minorEastAsia"/>
        </w:rPr>
        <w:t xml:space="preserve"> can be broken into 32-bit integers, </w:t>
      </w:r>
      <m:oMath>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0</m:t>
            </m:r>
          </m:sub>
          <m:sup>
            <m:d>
              <m:dPr>
                <m:ctrlPr>
                  <w:rPr>
                    <w:rFonts w:ascii="Cambria Math" w:eastAsiaTheme="minorEastAsia" w:hAnsi="Cambria Math" w:cs="Linux Libertine"/>
                    <w:i/>
                  </w:rPr>
                </m:ctrlPr>
              </m:dPr>
              <m:e>
                <m:r>
                  <w:rPr>
                    <w:rFonts w:ascii="Cambria Math" w:eastAsiaTheme="minorEastAsia" w:hAnsi="Cambria Math" w:cs="Linux Libertine"/>
                  </w:rPr>
                  <m:t>i</m:t>
                </m:r>
              </m:e>
            </m:d>
            <m:ctrlPr>
              <w:rPr>
                <w:rFonts w:ascii="Cambria Math" w:hAnsi="Cambria Math"/>
                <w:i/>
              </w:rPr>
            </m:ctrlP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m:t>
            </m:r>
          </m:sub>
          <m:sup>
            <m:r>
              <w:rPr>
                <w:rFonts w:ascii="Cambria Math" w:eastAsiaTheme="minorEastAsia" w:hAnsi="Cambria Math"/>
              </w:rPr>
              <m:t>(i)</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15</m:t>
            </m:r>
          </m:sub>
          <m:sup>
            <m:r>
              <w:rPr>
                <w:rFonts w:ascii="Cambria Math" w:eastAsiaTheme="minorEastAsia" w:hAnsi="Cambria Math"/>
              </w:rPr>
              <m:t>(i)</m:t>
            </m:r>
          </m:sup>
        </m:sSubSup>
      </m:oMath>
      <w:r w:rsidR="00205E1B">
        <w:rPr>
          <w:rFonts w:eastAsiaTheme="minorEastAsia"/>
        </w:rPr>
        <w:t>.</w:t>
      </w:r>
    </w:p>
    <w:p w:rsidR="009012C5" w:rsidRDefault="009012C5" w:rsidP="009012C5">
      <w:pPr>
        <w:pStyle w:val="Heading3"/>
      </w:pPr>
      <w:bookmarkStart w:id="43" w:name="_Toc528019219"/>
      <w:r>
        <w:t>Compression Function</w:t>
      </w:r>
      <w:bookmarkEnd w:id="43"/>
    </w:p>
    <w:p w:rsidR="006A1DEF" w:rsidRDefault="00184577" w:rsidP="006A1DEF">
      <w:pPr>
        <w:pStyle w:val="paragraph"/>
        <w:rPr>
          <w:rFonts w:eastAsiaTheme="minorEastAsia"/>
        </w:rPr>
      </w:pPr>
      <w:r>
        <w:t xml:space="preserve">Let our message be given by </w:t>
      </w:r>
      <m:oMath>
        <m:sSup>
          <m:sSupPr>
            <m:ctrlPr>
              <w:rPr>
                <w:rFonts w:ascii="Cambria Math" w:hAnsi="Cambria Math" w:cs="Linux Libertine"/>
                <w:i/>
              </w:rPr>
            </m:ctrlPr>
          </m:sSupPr>
          <m:e>
            <m:r>
              <w:rPr>
                <w:rFonts w:ascii="Cambria Math" w:hAnsi="Cambria Math" w:cs="Linux Libertine"/>
              </w:rPr>
              <m:t>M</m:t>
            </m:r>
          </m:e>
          <m:sup>
            <m:r>
              <w:rPr>
                <w:rFonts w:ascii="Cambria Math" w:hAnsi="Cambria Math" w:cs="Linux Libertine"/>
              </w:rPr>
              <m:t>(i)</m:t>
            </m:r>
          </m:sup>
        </m:sSup>
      </m:oMath>
      <w:r>
        <w:rPr>
          <w:rFonts w:eastAsiaTheme="minorEastAsia"/>
        </w:rPr>
        <w:t>, which can be further divided into 32</w:t>
      </w:r>
      <w:r w:rsidR="000A384E">
        <w:rPr>
          <w:rFonts w:eastAsiaTheme="minorEastAsia"/>
        </w:rPr>
        <w:noBreakHyphen/>
      </w:r>
      <w:r>
        <w:rPr>
          <w:rFonts w:eastAsiaTheme="minorEastAsia"/>
        </w:rPr>
        <w:t xml:space="preserve">bit words, denoted </w:t>
      </w:r>
      <m:oMath>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k</m:t>
            </m:r>
          </m:sub>
          <m:sup>
            <m:d>
              <m:dPr>
                <m:ctrlPr>
                  <w:rPr>
                    <w:rFonts w:ascii="Cambria Math" w:eastAsiaTheme="minorEastAsia" w:hAnsi="Cambria Math" w:cs="Linux Libertine"/>
                    <w:i/>
                  </w:rPr>
                </m:ctrlPr>
              </m:dPr>
              <m:e>
                <m:r>
                  <w:rPr>
                    <w:rFonts w:ascii="Cambria Math" w:eastAsiaTheme="minorEastAsia" w:hAnsi="Cambria Math" w:cs="Linux Libertine"/>
                  </w:rPr>
                  <m:t>i</m:t>
                </m:r>
              </m:e>
            </m:d>
            <m:ctrlPr>
              <w:rPr>
                <w:rFonts w:ascii="Cambria Math"/>
                <w:i/>
              </w:rPr>
            </m:ctrlPr>
          </m:sup>
        </m:sSubSup>
      </m:oMath>
      <w:r>
        <w:rPr>
          <w:rFonts w:eastAsiaTheme="minorEastAsia"/>
        </w:rPr>
        <w:t xml:space="preserve">, </w:t>
      </w:r>
      <m:oMath>
        <m:r>
          <w:rPr>
            <w:rFonts w:ascii="Linux Libertine" w:eastAsiaTheme="minorEastAsia" w:hAnsi="Linux Libertine" w:cs="Linux Libertine"/>
          </w:rPr>
          <m:t>0≤</m:t>
        </m:r>
        <m:r>
          <w:rPr>
            <w:rFonts w:ascii="Cambria Math" w:eastAsiaTheme="minorEastAsia" w:hAnsi="Cambria Math" w:cs="Linux Libertine"/>
          </w:rPr>
          <m:t>k&lt; 16</m:t>
        </m:r>
      </m:oMath>
      <w:r>
        <w:rPr>
          <w:rFonts w:eastAsiaTheme="minorEastAsia"/>
        </w:rPr>
        <w:t xml:space="preserve">. We define the message expansion, </w:t>
      </w:r>
      <m:oMath>
        <m:sSub>
          <m:sSubPr>
            <m:ctrlPr>
              <w:rPr>
                <w:rFonts w:ascii="Cambria Math" w:eastAsiaTheme="minorEastAsia" w:hAnsi="Cambria Math" w:cs="Linux Libertine"/>
                <w:i/>
              </w:rPr>
            </m:ctrlPr>
          </m:sSubPr>
          <m:e>
            <m:r>
              <w:rPr>
                <w:rFonts w:ascii="Cambria Math" w:eastAsiaTheme="minorEastAsia" w:hAnsi="Cambria Math" w:cs="Linux Libertine"/>
              </w:rPr>
              <m:t>W</m:t>
            </m:r>
          </m:e>
          <m:sub>
            <m:r>
              <w:rPr>
                <w:rFonts w:ascii="Cambria Math" w:eastAsiaTheme="minorEastAsia" w:hAnsi="Cambria Math" w:cs="Linux Libertine"/>
              </w:rPr>
              <m:t>t</m:t>
            </m:r>
          </m:sub>
        </m:sSub>
      </m:oMath>
      <w:r>
        <w:rPr>
          <w:rFonts w:eastAsiaTheme="minorEastAsia"/>
        </w:rPr>
        <w:t xml:space="preserve"> to be:</w:t>
      </w:r>
    </w:p>
    <w:p w:rsidR="00184577" w:rsidRPr="00184577" w:rsidRDefault="008025B5" w:rsidP="006A1DEF">
      <w:pPr>
        <w:pStyle w:val="paragraph"/>
        <w:rPr>
          <w:rFonts w:ascii="Cambria Math" w:eastAsiaTheme="minorEastAsia" w:hAnsi="Cambria Math"/>
        </w:rPr>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t</m:t>
                      </m:r>
                    </m:sub>
                    <m:sup>
                      <m:r>
                        <w:rPr>
                          <w:rFonts w:ascii="Cambria Math" w:hAnsi="Cambria Math"/>
                        </w:rPr>
                        <m:t>(i)</m:t>
                      </m:r>
                    </m:sup>
                  </m:sSubSup>
                  <m:r>
                    <w:rPr>
                      <w:rFonts w:ascii="Cambria Math" w:hAnsi="Cambria Math"/>
                    </w:rPr>
                    <m:t xml:space="preserve">                                                                          :0≤t&lt;16</m:t>
                  </m:r>
                </m:e>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256</m:t>
                      </m:r>
                    </m:sup>
                  </m:sSub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t-7</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256</m:t>
                      </m:r>
                    </m:sup>
                  </m:sSubSup>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t-15</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t-16</m:t>
                      </m:r>
                    </m:sub>
                  </m:sSub>
                  <m:r>
                    <w:rPr>
                      <w:rFonts w:ascii="Cambria Math" w:hAnsi="Cambria Math"/>
                    </w:rPr>
                    <m:t xml:space="preserve"> :16≤t&lt;64</m:t>
                  </m:r>
                </m:e>
              </m:eqArr>
            </m:e>
          </m:d>
        </m:oMath>
      </m:oMathPara>
    </w:p>
    <w:p w:rsidR="00A14A09" w:rsidRDefault="003B3C20" w:rsidP="006A1DEF">
      <w:pPr>
        <w:pStyle w:val="paragraph"/>
        <w:rPr>
          <w:rFonts w:ascii="Cambria Math" w:eastAsiaTheme="minorEastAsia" w:hAnsi="Cambria Math"/>
        </w:rPr>
      </w:pPr>
      <w:r>
        <w:rPr>
          <w:rFonts w:ascii="Cambria Math" w:hAnsi="Cambria Math"/>
        </w:rPr>
        <w:t xml:space="preserve">Define the working registers, </w:t>
      </w:r>
      <m:oMath>
        <m:r>
          <w:rPr>
            <w:rFonts w:ascii="Cambria Math" w:hAnsi="Cambria Math"/>
          </w:rPr>
          <m:t>a, …, h</m:t>
        </m:r>
      </m:oMath>
      <w:r>
        <w:rPr>
          <w:rFonts w:ascii="Cambria Math" w:eastAsiaTheme="minorEastAsia" w:hAnsi="Cambria Math"/>
        </w:rPr>
        <w:t xml:space="preserve">, to be the value of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i</m:t>
                </m:r>
              </m:e>
            </m:d>
            <m:ctrlPr>
              <w:rPr>
                <w:rFonts w:ascii="Cambria Math" w:hAnsi="Cambria Math"/>
                <w:i/>
              </w:rPr>
            </m:ctrlPr>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7</m:t>
            </m:r>
          </m:sub>
          <m:sup>
            <m:r>
              <w:rPr>
                <w:rFonts w:ascii="Cambria Math" w:eastAsiaTheme="minorEastAsia" w:hAnsi="Cambria Math"/>
              </w:rPr>
              <m:t>(i)</m:t>
            </m:r>
          </m:sup>
        </m:sSubSup>
      </m:oMath>
      <w:r>
        <w:rPr>
          <w:rFonts w:ascii="Cambria Math" w:eastAsiaTheme="minorEastAsia" w:hAnsi="Cambria Math"/>
        </w:rPr>
        <w:t xml:space="preserve">, i.e. the result from the previous compression function call, or in the case of the first message, the value of </w:t>
      </w:r>
      <m:oMath>
        <m:r>
          <w:rPr>
            <w:rFonts w:ascii="Cambria Math" w:eastAsiaTheme="minorEastAsia" w:hAnsi="Cambria Math"/>
          </w:rPr>
          <m:t>IV</m:t>
        </m:r>
      </m:oMath>
      <w:r>
        <w:rPr>
          <w:rFonts w:ascii="Cambria Math" w:eastAsiaTheme="minorEastAsia" w:hAnsi="Cambria Math"/>
        </w:rPr>
        <w:t xml:space="preserve">. We then iterate through every </w:t>
      </w:r>
      <m:oMath>
        <m:r>
          <w:rPr>
            <w:rFonts w:ascii="Cambria Math" w:eastAsiaTheme="minorEastAsia" w:hAnsi="Cambria Math"/>
          </w:rPr>
          <m:t>0≤t&lt;64</m:t>
        </m:r>
      </m:oMath>
      <w:r>
        <w:rPr>
          <w:rFonts w:ascii="Cambria Math" w:eastAsiaTheme="minorEastAsia" w:hAnsi="Cambria Math"/>
        </w:rPr>
        <w:t>:</w:t>
      </w:r>
    </w:p>
    <w:p w:rsidR="00A14A09" w:rsidRDefault="00A14A09" w:rsidP="00A14A09">
      <w:pPr>
        <w:pStyle w:val="paragraph"/>
      </w:pPr>
      <w:r>
        <w:br w:type="page"/>
      </w:r>
    </w:p>
    <w:p w:rsidR="003B3C20" w:rsidRPr="003B3C20" w:rsidRDefault="003B3C20" w:rsidP="006A1DEF">
      <w:pPr>
        <w:pStyle w:val="paragraph"/>
        <w:rPr>
          <w:rFonts w:ascii="Cambria Math" w:eastAsiaTheme="minorEastAsia" w:hAnsi="Cambria Math"/>
        </w:rPr>
      </w:pPr>
      <m:oMathPara>
        <m:oMath>
          <m:r>
            <w:rPr>
              <w:rFonts w:ascii="Cambria Math" w:hAnsi="Cambria Math"/>
            </w:rPr>
            <w:lastRenderedPageBreak/>
            <m:t>T1≔</m:t>
          </m:r>
          <m:r>
            <w:rPr>
              <w:rFonts w:ascii="Cambria Math" w:eastAsiaTheme="minorEastAsia" w:hAnsi="Cambria Math"/>
            </w:rPr>
            <m:t>h+</m:t>
          </m:r>
          <m:sSubSup>
            <m:sSubSupPr>
              <m:ctrlPr>
                <w:rPr>
                  <w:rFonts w:ascii="Cambria Math" w:eastAsiaTheme="minorEastAsia" w:hAnsi="Cambria Math"/>
                  <w:i/>
                </w:rPr>
              </m:ctrlPr>
            </m:sSubSupPr>
            <m:e>
              <m:r>
                <m:rPr>
                  <m:sty m:val="p"/>
                </m:rPr>
                <w:rPr>
                  <w:rFonts w:ascii="Cambria Math" w:eastAsiaTheme="minorEastAsia" w:hAnsi="Cambria Math"/>
                </w:rPr>
                <m:t>Σ</m:t>
              </m:r>
              <m:ctrlPr>
                <w:rPr>
                  <w:rFonts w:ascii="Cambria Math" w:eastAsiaTheme="minorEastAsia" w:hAnsi="Cambria Math"/>
                </w:rPr>
              </m:ctrlPr>
            </m:e>
            <m:sub>
              <m:r>
                <w:rPr>
                  <w:rFonts w:ascii="Cambria Math" w:eastAsiaTheme="minorEastAsia" w:hAnsi="Cambria Math"/>
                </w:rPr>
                <m:t>1</m:t>
              </m:r>
            </m:sub>
            <m:sup>
              <m:r>
                <w:rPr>
                  <w:rFonts w:ascii="Cambria Math" w:eastAsiaTheme="minorEastAsia" w:hAnsi="Cambria Math"/>
                </w:rPr>
                <m:t>256</m:t>
              </m:r>
            </m:sup>
          </m:sSubSup>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+Ch</m:t>
          </m:r>
          <m:d>
            <m:dPr>
              <m:ctrlPr>
                <w:rPr>
                  <w:rFonts w:ascii="Cambria Math" w:eastAsiaTheme="minorEastAsia" w:hAnsi="Cambria Math"/>
                  <w:i/>
                </w:rPr>
              </m:ctrlPr>
            </m:dPr>
            <m:e>
              <m:r>
                <w:rPr>
                  <w:rFonts w:ascii="Cambria Math" w:eastAsiaTheme="minorEastAsia" w:hAnsi="Cambria Math"/>
                </w:rPr>
                <m:t>e,f,g</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p"/>
                </m:rPr>
                <w:rPr>
                  <w:rFonts w:ascii="Cambria Math" w:hAnsi="Cambria Math"/>
                </w:rPr>
                <m:t>Σ</m:t>
              </m:r>
            </m:e>
            <m:sub>
              <m:r>
                <w:rPr>
                  <w:rFonts w:ascii="Cambria Math" w:hAnsi="Cambria Math"/>
                </w:rPr>
                <m:t>0</m:t>
              </m:r>
            </m:sub>
            <m:sup>
              <m:r>
                <w:rPr>
                  <w:rFonts w:ascii="Cambria Math" w:hAnsi="Cambria Math"/>
                </w:rPr>
                <m:t>256</m:t>
              </m:r>
            </m:sup>
          </m:sSubSup>
          <m:d>
            <m:dPr>
              <m:ctrlPr>
                <w:rPr>
                  <w:rFonts w:ascii="Cambria Math" w:hAnsi="Cambria Math"/>
                  <w:i/>
                </w:rPr>
              </m:ctrlPr>
            </m:dPr>
            <m:e>
              <m:r>
                <w:rPr>
                  <w:rFonts w:ascii="Cambria Math" w:hAnsi="Cambria Math"/>
                </w:rPr>
                <m:t>a</m:t>
              </m:r>
            </m:e>
          </m:d>
          <m:r>
            <w:rPr>
              <w:rFonts w:ascii="Cambria Math" w:hAnsi="Cambria Math"/>
            </w:rPr>
            <m:t>+Maj</m:t>
          </m:r>
          <m:d>
            <m:dPr>
              <m:ctrlPr>
                <w:rPr>
                  <w:rFonts w:ascii="Cambria Math" w:hAnsi="Cambria Math"/>
                  <w:i/>
                </w:rPr>
              </m:ctrlPr>
            </m:dPr>
            <m:e>
              <m:r>
                <w:rPr>
                  <w:rFonts w:ascii="Cambria Math" w:hAnsi="Cambria Math"/>
                </w:rPr>
                <m:t>a,b,c</m:t>
              </m:r>
            </m:e>
          </m:d>
          <m:r>
            <m:rPr>
              <m:sty m:val="p"/>
            </m:rPr>
            <w:rPr>
              <w:rFonts w:ascii="Cambria Math" w:hAnsi="Cambria Math"/>
            </w:rPr>
            <w:br/>
          </m:r>
        </m:oMath>
        <m:oMath>
          <m:r>
            <w:rPr>
              <w:rFonts w:ascii="Cambria Math" w:hAnsi="Cambria Math"/>
            </w:rPr>
            <m:t>h=g</m:t>
          </m:r>
          <m:r>
            <m:rPr>
              <m:sty m:val="p"/>
            </m:rPr>
            <w:rPr>
              <w:rFonts w:ascii="Cambria Math" w:hAnsi="Cambria Math"/>
            </w:rPr>
            <w:br/>
          </m:r>
        </m:oMath>
        <m:oMath>
          <m:r>
            <w:rPr>
              <w:rFonts w:ascii="Cambria Math" w:hAnsi="Cambria Math"/>
            </w:rPr>
            <m:t>g=f</m:t>
          </m:r>
          <m:r>
            <m:rPr>
              <m:sty m:val="p"/>
            </m:rPr>
            <w:rPr>
              <w:rFonts w:ascii="Cambria Math" w:hAnsi="Cambria Math"/>
            </w:rPr>
            <w:br/>
          </m:r>
        </m:oMath>
        <m:oMath>
          <m:r>
            <w:rPr>
              <w:rFonts w:ascii="Cambria Math" w:hAnsi="Cambria Math"/>
            </w:rPr>
            <m:t>f=e</m:t>
          </m:r>
          <m:r>
            <m:rPr>
              <m:sty m:val="p"/>
            </m:rPr>
            <w:rPr>
              <w:rFonts w:ascii="Cambria Math" w:hAnsi="Cambria Math"/>
            </w:rPr>
            <w:br/>
          </m:r>
        </m:oMath>
        <m:oMath>
          <m:r>
            <w:rPr>
              <w:rFonts w:ascii="Cambria Math" w:hAnsi="Cambria Math"/>
            </w:rPr>
            <m:t>e=d+</m:t>
          </m:r>
          <m:sSub>
            <m:sSubPr>
              <m:ctrlPr>
                <w:rPr>
                  <w:rFonts w:ascii="Cambria Math" w:hAnsi="Cambria Math"/>
                  <w:i/>
                </w:rPr>
              </m:ctrlPr>
            </m:sSubPr>
            <m:e>
              <m:r>
                <w:rPr>
                  <w:rFonts w:ascii="Cambria Math" w:hAnsi="Cambria Math"/>
                </w:rPr>
                <m:t>T</m:t>
              </m:r>
            </m:e>
            <m:sub>
              <m:r>
                <w:rPr>
                  <w:rFonts w:ascii="Cambria Math" w:hAnsi="Cambria Math"/>
                </w:rPr>
                <m:t>1</m:t>
              </m:r>
            </m:sub>
          </m:sSub>
          <m:r>
            <m:rPr>
              <m:sty m:val="p"/>
            </m:rPr>
            <w:rPr>
              <w:rFonts w:ascii="Cambria Math" w:hAnsi="Cambria Math"/>
            </w:rPr>
            <w:br/>
          </m:r>
        </m:oMath>
        <m:oMath>
          <m:r>
            <w:rPr>
              <w:rFonts w:ascii="Cambria Math" w:hAnsi="Cambria Math"/>
            </w:rPr>
            <m:t>d=c</m:t>
          </m:r>
          <m:r>
            <m:rPr>
              <m:sty m:val="p"/>
            </m:rPr>
            <w:rPr>
              <w:rFonts w:ascii="Cambria Math" w:hAnsi="Cambria Math"/>
            </w:rPr>
            <w:br/>
          </m:r>
        </m:oMath>
        <m:oMath>
          <m:r>
            <w:rPr>
              <w:rFonts w:ascii="Cambria Math" w:hAnsi="Cambria Math"/>
            </w:rPr>
            <m:t>c=b</m:t>
          </m:r>
          <m:r>
            <m:rPr>
              <m:sty m:val="p"/>
            </m:rPr>
            <w:rPr>
              <w:rFonts w:ascii="Cambria Math" w:hAnsi="Cambria Math"/>
            </w:rPr>
            <w:br/>
          </m:r>
        </m:oMath>
        <m:oMath>
          <m:r>
            <w:rPr>
              <w:rFonts w:ascii="Cambria Math" w:hAnsi="Cambria Math"/>
            </w:rPr>
            <m:t>b=a</m:t>
          </m:r>
          <m:r>
            <m:rPr>
              <m:sty m:val="p"/>
            </m:rPr>
            <w:rPr>
              <w:rFonts w:ascii="Cambria Math" w:hAnsi="Cambria Math"/>
            </w:rPr>
            <w:br/>
          </m:r>
        </m:oMath>
        <m:oMath>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3B3C20" w:rsidRPr="00184577" w:rsidRDefault="003B3C20" w:rsidP="006A1DEF">
      <w:pPr>
        <w:pStyle w:val="paragraph"/>
        <w:rPr>
          <w:rFonts w:ascii="Cambria Math" w:hAnsi="Cambria Math"/>
        </w:rPr>
      </w:pPr>
      <w:r>
        <w:rPr>
          <w:rFonts w:ascii="Cambria Math" w:eastAsiaTheme="minorEastAsia" w:hAnsi="Cambria Math"/>
        </w:rPr>
        <w:t xml:space="preserve">Finally, we update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i+1</m:t>
                </m:r>
              </m:e>
            </m:d>
            <m:ctrlPr>
              <w:rPr>
                <w:rFonts w:ascii="Cambria Math" w:hAnsi="Cambria Math"/>
                <w:i/>
              </w:rPr>
            </m:ctrlPr>
          </m:sup>
        </m:sSubSup>
        <m:r>
          <w:rPr>
            <w:rFonts w:ascii="Cambria Math" w:hAnsi="Cambria Math"/>
          </w:rPr>
          <m:t>=a+</m:t>
        </m:r>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(i)</m:t>
            </m:r>
          </m:sup>
        </m:sSubSup>
      </m:oMath>
      <w:r>
        <w:rPr>
          <w:rFonts w:ascii="Cambria Math" w:eastAsiaTheme="minorEastAsia" w:hAnsi="Cambria Math"/>
        </w:rPr>
        <w:t xml:space="preserve">,…, </w:t>
      </w:r>
      <m:oMath>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7</m:t>
            </m:r>
          </m:sub>
          <m:sup>
            <m:r>
              <w:rPr>
                <w:rFonts w:ascii="Cambria Math" w:eastAsiaTheme="minorEastAsia" w:hAnsi="Cambria Math"/>
              </w:rPr>
              <m:t>(i+1)</m:t>
            </m:r>
          </m:sup>
        </m:sSubSup>
        <m:r>
          <w:rPr>
            <w:rFonts w:ascii="Cambria Math" w:eastAsiaTheme="minorEastAsia" w:hAnsi="Cambria Math"/>
          </w:rPr>
          <m:t>=h+</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7</m:t>
            </m:r>
          </m:sub>
          <m:sup>
            <m:r>
              <w:rPr>
                <w:rFonts w:ascii="Cambria Math" w:eastAsiaTheme="minorEastAsia" w:hAnsi="Cambria Math"/>
              </w:rPr>
              <m:t>(i)</m:t>
            </m:r>
          </m:sup>
        </m:sSubSup>
      </m:oMath>
      <w:r w:rsidR="00205E1B">
        <w:rPr>
          <w:rFonts w:ascii="Cambria Math" w:eastAsiaTheme="minorEastAsia" w:hAnsi="Cambria Math"/>
        </w:rPr>
        <w:t xml:space="preserve">. We repeat the above process until we have obtained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(k)</m:t>
            </m:r>
          </m:sup>
        </m:sSup>
      </m:oMath>
      <w:r w:rsidR="00205E1B">
        <w:rPr>
          <w:rFonts w:ascii="Cambria Math" w:eastAsiaTheme="minorEastAsia" w:hAnsi="Cambria Math"/>
        </w:rPr>
        <w:t>, which is the SHA-256 hash of the given message.</w:t>
      </w:r>
    </w:p>
    <w:p w:rsidR="00C9659F" w:rsidRDefault="00C9659F" w:rsidP="00C9659F">
      <w:pPr>
        <w:pStyle w:val="Heading2"/>
      </w:pPr>
      <w:bookmarkStart w:id="44" w:name="_Toc528019220"/>
      <w:r>
        <w:t>Cryptanalysis</w:t>
      </w:r>
      <w:bookmarkEnd w:id="44"/>
    </w:p>
    <w:p w:rsidR="00EF5B62" w:rsidRDefault="00EF5B62" w:rsidP="00EF5B62">
      <w:pPr>
        <w:pStyle w:val="paragraph"/>
      </w:pPr>
      <w:r>
        <w:t xml:space="preserve">Cryptanalysis is a general term for a collection of techniques used to </w:t>
      </w:r>
      <w:r w:rsidR="00BC2DDA">
        <w:t>subvert</w:t>
      </w:r>
      <w:r>
        <w:t xml:space="preserve"> cryptographic </w:t>
      </w:r>
      <w:r w:rsidR="00863A1B">
        <w:t>primitives</w:t>
      </w:r>
      <w:r>
        <w:t xml:space="preserve">. Originally, this term was used in the context of </w:t>
      </w:r>
      <w:r w:rsidR="00BC2DDA">
        <w:t>breaking</w:t>
      </w:r>
      <w:r>
        <w:t xml:space="preserve"> ciphers</w:t>
      </w:r>
      <w:r w:rsidR="00850251">
        <w:t>, and has been used since classic times</w:t>
      </w:r>
      <w:r>
        <w:t xml:space="preserve">. In order to determine whether or not a cipher was secure, researchers would attempt to devise ways to, typically using only </w:t>
      </w:r>
      <w:r w:rsidR="00FC3B35">
        <w:t>a set of ciphertext values,</w:t>
      </w:r>
      <w:r>
        <w:t xml:space="preserve"> or limited number of </w:t>
      </w:r>
      <w:r w:rsidR="00EB4A4C">
        <w:t>plaintext</w:t>
      </w:r>
      <w:r w:rsidR="000A384E">
        <w:noBreakHyphen/>
      </w:r>
      <w:r>
        <w:t>ciphertext pairs, learn in</w:t>
      </w:r>
      <w:r w:rsidR="00FC3B35">
        <w:t>formation about the key used in the encryption process</w:t>
      </w:r>
      <w:r>
        <w:t xml:space="preserve">. </w:t>
      </w:r>
    </w:p>
    <w:p w:rsidR="00284400" w:rsidRDefault="00EF5B62" w:rsidP="00EF5B62">
      <w:pPr>
        <w:pStyle w:val="paragraph"/>
      </w:pPr>
      <w:r>
        <w:t xml:space="preserve">Cryptanalysis </w:t>
      </w:r>
      <w:r w:rsidR="00FC3B35">
        <w:t xml:space="preserve">has since been generalized to work with a variety of different cryptographic primitives, and is no longer restricted to only block ciphers. </w:t>
      </w:r>
      <w:r w:rsidR="00A14A09">
        <w:t>More so</w:t>
      </w:r>
      <w:r w:rsidR="00FC3B35">
        <w:t>, since block ciphers are tied to the construction of cryptographic hash functions, the cryptanalysis of hash functions is also possible.</w:t>
      </w:r>
      <w:r>
        <w:t xml:space="preserve"> Cryptanalytic techniques give a framework with which we can try to break the key properties of hash functions, specifically preimage, second preimage, and collision resistances. </w:t>
      </w:r>
      <w:r w:rsidR="00B03A69">
        <w:t>Current hash function cryptanalysis typically utilizes one of several well</w:t>
      </w:r>
      <w:r w:rsidR="00B03A69">
        <w:noBreakHyphen/>
        <w:t xml:space="preserve">established frameworks, such as linear cryptanalysis, differential cryptanalysis, and biclique attacks. </w:t>
      </w:r>
    </w:p>
    <w:p w:rsidR="00284400" w:rsidRDefault="00284400">
      <w:pPr>
        <w:rPr>
          <w:sz w:val="24"/>
        </w:rPr>
      </w:pPr>
      <w:r>
        <w:br w:type="page"/>
      </w:r>
    </w:p>
    <w:p w:rsidR="00B03A69" w:rsidRDefault="00B03A69" w:rsidP="00B03A69">
      <w:pPr>
        <w:pStyle w:val="Heading3"/>
      </w:pPr>
      <w:bookmarkStart w:id="45" w:name="_Toc528019221"/>
      <w:r>
        <w:lastRenderedPageBreak/>
        <w:t>Linear Cryptanalysis</w:t>
      </w:r>
      <w:bookmarkEnd w:id="45"/>
    </w:p>
    <w:p w:rsidR="00B03A69" w:rsidRPr="00B03A69" w:rsidRDefault="00B03A69" w:rsidP="00B03A69">
      <w:pPr>
        <w:pStyle w:val="paragraph"/>
      </w:pPr>
      <w:r>
        <w:t>Many cryptographic primitives are very complex in terms of their structure, which in turn make them very difficult to analyse in their current form. Instead, it may be easier to work with an approximation of the primitive, which may in turn help find non</w:t>
      </w:r>
      <w:r>
        <w:noBreakHyphen/>
        <w:t xml:space="preserve">random behaviours. Specifically, linear cryptanalysis refers to the process of approximating a component as an affine equation, meaning approximating the component as </w:t>
      </w:r>
      <w:r w:rsidR="000154A9">
        <w:rPr>
          <w:rFonts w:eastAsiaTheme="minorEastAsia"/>
        </w:rPr>
        <w:t xml:space="preserve">a map </w:t>
      </w:r>
      <m:oMath>
        <m:r>
          <w:rPr>
            <w:rFonts w:ascii="Cambria Math" w:hAnsi="Cambria Math" w:cs="Linux Libertine"/>
          </w:rPr>
          <m:t>x→Mx+c</m:t>
        </m:r>
      </m:oMath>
      <w:r>
        <w:rPr>
          <w:rFonts w:eastAsiaTheme="minorEastAsia"/>
        </w:rPr>
        <w:t xml:space="preserve">, where </w:t>
      </w:r>
      <m:oMath>
        <m:r>
          <w:rPr>
            <w:rFonts w:ascii="Cambria Math" w:eastAsiaTheme="minorEastAsia" w:hAnsi="Cambria Math" w:cs="Linux Libertine"/>
          </w:rPr>
          <m:t>M</m:t>
        </m:r>
      </m:oMath>
      <w:r>
        <w:rPr>
          <w:rFonts w:eastAsiaTheme="minorEastAsia"/>
        </w:rPr>
        <w:t xml:space="preserve"> </w:t>
      </w:r>
      <w:r w:rsidR="000154A9">
        <w:rPr>
          <w:rFonts w:eastAsiaTheme="minorEastAsia"/>
        </w:rPr>
        <w:t>i</w:t>
      </w:r>
      <w:r>
        <w:rPr>
          <w:rFonts w:eastAsiaTheme="minorEastAsia"/>
        </w:rPr>
        <w:t>s a linear transformation on some vector space.</w:t>
      </w:r>
      <w:r w:rsidR="003E5282">
        <w:rPr>
          <w:rFonts w:eastAsiaTheme="minorEastAsia"/>
        </w:rPr>
        <w:t xml:space="preserve"> Linear cryptanalysis has been very successful in the field of block cipher cryptanalysis, with its first use being in the breaking of the FEAL cipher by Mitsuru Matsui and Atsuhiro Yamagishi in 1993</w:t>
      </w:r>
      <w:r w:rsidR="003E5282">
        <w:rPr>
          <w:rFonts w:eastAsiaTheme="minorEastAsia"/>
        </w:rPr>
        <w:fldChar w:fldCharType="begin"/>
      </w:r>
      <w:r w:rsidR="003E5282">
        <w:rPr>
          <w:rFonts w:eastAsiaTheme="minorEastAsia"/>
        </w:rPr>
        <w:instrText xml:space="preserve"> ADDIN EN.CITE &lt;EndNote&gt;&lt;Cite&gt;&lt;Author&gt;Matsui&lt;/Author&gt;&lt;Year&gt;1993&lt;/Year&gt;&lt;RecNum&gt;48&lt;/RecNum&gt;&lt;DisplayText&gt;[18]&lt;/DisplayText&gt;&lt;record&gt;&lt;rec-number&gt;48&lt;/rec-number&gt;&lt;foreign-keys&gt;&lt;key app="EN" db-id="w2ta95tpf5pa0lez2fkvtv5jzwx5vaxpzr9w" timestamp="1538300182"&gt;48&lt;/key&gt;&lt;/foreign-keys&gt;&lt;ref-type name="Conference Proceedings"&gt;10&lt;/ref-type&gt;&lt;contributors&gt;&lt;authors&gt;&lt;author&gt;Matsui, Mitsuru&lt;/author&gt;&lt;author&gt;Yamagishi, Atsuhiro&lt;/author&gt;&lt;/authors&gt;&lt;tertiary-authors&gt;&lt;author&gt;Rueppel, Rainer A.&lt;/author&gt;&lt;/tertiary-authors&gt;&lt;/contributors&gt;&lt;titles&gt;&lt;title&gt;A New Method for Known Plaintext Attack of FEAL Cipher&lt;/title&gt;&lt;tertiary-title&gt;Advances in Cryptology — EUROCRYPT’ 92&lt;/tertiary-title&gt;&lt;/titles&gt;&lt;pages&gt;81-91&lt;/pages&gt;&lt;dates&gt;&lt;year&gt;1993&lt;/year&gt;&lt;/dates&gt;&lt;pub-location&gt;Berlin, Heidelberg&lt;/pub-location&gt;&lt;publisher&gt;Springer Berlin Heidelberg&lt;/publisher&gt;&lt;isbn&gt;978-3-540-47555-2&lt;/isbn&gt;&lt;label&gt;10.1007/3-540-47555-9_7&lt;/label&gt;&lt;urls&gt;&lt;/urls&gt;&lt;/record&gt;&lt;/Cite&gt;&lt;/EndNote&gt;</w:instrText>
      </w:r>
      <w:r w:rsidR="003E5282">
        <w:rPr>
          <w:rFonts w:eastAsiaTheme="minorEastAsia"/>
        </w:rPr>
        <w:fldChar w:fldCharType="separate"/>
      </w:r>
      <w:r w:rsidR="003E5282">
        <w:rPr>
          <w:rFonts w:eastAsiaTheme="minorEastAsia"/>
          <w:noProof/>
        </w:rPr>
        <w:t>[18]</w:t>
      </w:r>
      <w:r w:rsidR="003E5282">
        <w:rPr>
          <w:rFonts w:eastAsiaTheme="minorEastAsia"/>
        </w:rPr>
        <w:fldChar w:fldCharType="end"/>
      </w:r>
      <w:r w:rsidR="003E5282">
        <w:rPr>
          <w:rFonts w:eastAsiaTheme="minorEastAsia"/>
        </w:rPr>
        <w:t xml:space="preserve">. </w:t>
      </w:r>
    </w:p>
    <w:p w:rsidR="00C9659F" w:rsidRDefault="00C9659F" w:rsidP="00C9659F">
      <w:pPr>
        <w:pStyle w:val="Heading3"/>
      </w:pPr>
      <w:bookmarkStart w:id="46" w:name="_Toc528019222"/>
      <w:r>
        <w:t>Differential Cryptanalysis</w:t>
      </w:r>
      <w:bookmarkEnd w:id="46"/>
    </w:p>
    <w:p w:rsidR="00516D37" w:rsidRDefault="00D3471C" w:rsidP="00D3471C">
      <w:pPr>
        <w:pStyle w:val="paragraph"/>
      </w:pPr>
      <w:r>
        <w:t>More complex systems may be difficult to linearize. This is especially the case if the system is exceptionally random, such</w:t>
      </w:r>
      <w:r w:rsidR="00525C16">
        <w:t xml:space="preserve"> as</w:t>
      </w:r>
      <w:r>
        <w:t xml:space="preserve"> </w:t>
      </w:r>
      <w:r w:rsidR="00525C16">
        <w:t xml:space="preserve">with </w:t>
      </w:r>
      <w:r>
        <w:t xml:space="preserve">hash functions. This calls for a more complex framework. </w:t>
      </w:r>
      <w:r w:rsidR="00525C16">
        <w:t>Rather than seeking to linearize each component, d</w:t>
      </w:r>
      <w:r>
        <w:t>ifferential cryptanalysis instead seeks to determine how differences in inputs are propagated through the components of the function.</w:t>
      </w:r>
      <w:r w:rsidR="00CC5EE4">
        <w:t xml:space="preserve"> This process was first introduced by Biham and Shamir in the</w:t>
      </w:r>
      <w:r w:rsidR="00516D37">
        <w:t>ir</w:t>
      </w:r>
      <w:r w:rsidR="00CC5EE4">
        <w:t xml:space="preserve"> 1993 paper on the cryptanalysis of the DES cipher</w:t>
      </w:r>
      <w:r w:rsidR="00CC5EE4">
        <w:fldChar w:fldCharType="begin"/>
      </w:r>
      <w:r w:rsidR="00CC5EE4">
        <w:instrText xml:space="preserve"> ADDIN EN.CITE &lt;EndNote&gt;&lt;Cite&gt;&lt;Author&gt;Biham&lt;/Author&gt;&lt;Year&gt;1993&lt;/Year&gt;&lt;RecNum&gt;27&lt;/RecNum&gt;&lt;DisplayText&gt;[14]&lt;/DisplayText&gt;&lt;record&gt;&lt;rec-number&gt;27&lt;/rec-number&gt;&lt;foreign-keys&gt;&lt;key app="EN" db-id="w2ta95tpf5pa0lez2fkvtv5jzwx5vaxpzr9w" timestamp="1520927931"&gt;27&lt;/key&gt;&lt;/foreign-keys&gt;&lt;ref-type name="Book"&gt;6&lt;/ref-type&gt;&lt;contributors&gt;&lt;authors&gt;&lt;author&gt;Biham, Eli&lt;/author&gt;&lt;author&gt;Shamir, Adi&lt;/author&gt;&lt;/authors&gt;&lt;/contributors&gt;&lt;titles&gt;&lt;title&gt;Differential Cryptanalysis of the Data Encryption Standard&lt;/title&gt;&lt;/titles&gt;&lt;dates&gt;&lt;year&gt;1993&lt;/year&gt;&lt;/dates&gt;&lt;publisher&gt;Springer-Verlag New York&lt;/publisher&gt;&lt;isbn&gt; 978-1-4613-9314-6&lt;/isbn&gt;&lt;urls&gt;&lt;related-urls&gt;&lt;url&gt;&lt;style face="underline" font="default" size="100%"&gt;http://www.cs.technion.ac.il/~biham/Reports/differential-cryptanalysis-of-the-data-encryption-standard-biham-shamir-authors-latex-version.pdf&lt;/style&gt;&lt;/url&gt;&lt;/related-urls&gt;&lt;/urls&gt;&lt;/record&gt;&lt;/Cite&gt;&lt;/EndNote&gt;</w:instrText>
      </w:r>
      <w:r w:rsidR="00CC5EE4">
        <w:fldChar w:fldCharType="separate"/>
      </w:r>
      <w:r w:rsidR="00CC5EE4">
        <w:rPr>
          <w:noProof/>
        </w:rPr>
        <w:t>[14]</w:t>
      </w:r>
      <w:r w:rsidR="00CC5EE4">
        <w:fldChar w:fldCharType="end"/>
      </w:r>
      <w:r w:rsidR="006F4F8A">
        <w:t>, and known by IBM prior to this time as the “T</w:t>
      </w:r>
      <w:r w:rsidR="003768EC">
        <w:noBreakHyphen/>
      </w:r>
      <w:r w:rsidR="006F4F8A">
        <w:t>attack”</w:t>
      </w:r>
      <w:r w:rsidR="006F4F8A">
        <w:fldChar w:fldCharType="begin"/>
      </w:r>
      <w:r w:rsidR="006F4F8A">
        <w:instrText xml:space="preserve"> ADDIN EN.CITE &lt;EndNote&gt;&lt;Cite&gt;&lt;Author&gt;Coppersmith&lt;/Author&gt;&lt;Year&gt;1994&lt;/Year&gt;&lt;RecNum&gt;49&lt;/RecNum&gt;&lt;DisplayText&gt;[19]&lt;/DisplayText&gt;&lt;record&gt;&lt;rec-number&gt;49&lt;/rec-number&gt;&lt;foreign-keys&gt;&lt;key app="EN" db-id="w2ta95tpf5pa0lez2fkvtv5jzwx5vaxpzr9w" timestamp="1538300768"&gt;49&lt;/key&gt;&lt;/foreign-keys&gt;&lt;ref-type name="Conference Proceedings"&gt;10&lt;/ref-type&gt;&lt;contributors&gt;&lt;authors&gt;&lt;author&gt;Coppersmith, Don&lt;/author&gt;&lt;/authors&gt;&lt;/contributors&gt;&lt;titles&gt;&lt;title&gt;The Data Encryption Standard (DES) and its strength against attacks&lt;/title&gt;&lt;/titles&gt;&lt;dates&gt;&lt;year&gt;1994&lt;/year&gt;&lt;/dates&gt;&lt;urls&gt;&lt;related-urls&gt;&lt;url&gt;&lt;style face="underline" font="default" size="100%"&gt;https://simson.net/ref/1994/coppersmith94.pdf&lt;/style&gt;&lt;/url&gt;&lt;/related-urls&gt;&lt;/urls&gt;&lt;/record&gt;&lt;/Cite&gt;&lt;/EndNote&gt;</w:instrText>
      </w:r>
      <w:r w:rsidR="006F4F8A">
        <w:fldChar w:fldCharType="separate"/>
      </w:r>
      <w:r w:rsidR="006F4F8A">
        <w:rPr>
          <w:noProof/>
        </w:rPr>
        <w:t>[19]</w:t>
      </w:r>
      <w:r w:rsidR="006F4F8A">
        <w:fldChar w:fldCharType="end"/>
      </w:r>
      <w:r w:rsidR="00516D37">
        <w:t>.</w:t>
      </w:r>
    </w:p>
    <w:p w:rsidR="005B689F" w:rsidRDefault="006F4F8A" w:rsidP="00D3471C">
      <w:pPr>
        <w:pStyle w:val="paragraph"/>
        <w:rPr>
          <w:rFonts w:eastAsiaTheme="minorEastAsia"/>
        </w:rPr>
      </w:pPr>
      <w:r>
        <w:t xml:space="preserve">There are several key parts to differential cryptanalysis, with the most primitive being the notion of a difference. As cryptographic hash functions work on the bit-level, the most natural definition for a difference of two values is the XOR operation, </w:t>
      </w:r>
      <m:oMath>
        <m:r>
          <w:rPr>
            <w:rFonts w:ascii="Cambria Math" w:hAnsi="Cambria Math" w:cs="Linux Libertine"/>
          </w:rPr>
          <m:t>⊕</m:t>
        </m:r>
      </m:oMath>
      <w:r>
        <w:rPr>
          <w:rFonts w:eastAsiaTheme="minorEastAsia"/>
        </w:rPr>
        <w:t xml:space="preserve">. </w:t>
      </w:r>
      <w:r w:rsidR="005B689F">
        <w:rPr>
          <w:rFonts w:eastAsiaTheme="minorEastAsia"/>
        </w:rPr>
        <w:t>However, in more recent years, more precise definitions for a difference have been introduced. In Wang et al.’s 2005 cryptanalysis of MD5, they introduced the notion of a modular difference</w:t>
      </w:r>
      <w:r w:rsidR="005B689F">
        <w:rPr>
          <w:rFonts w:eastAsiaTheme="minorEastAsia"/>
        </w:rPr>
        <w:fldChar w:fldCharType="begin"/>
      </w:r>
      <w:r w:rsidR="005B689F">
        <w:rPr>
          <w:rFonts w:eastAsiaTheme="minorEastAsia"/>
        </w:rPr>
        <w:instrText xml:space="preserve"> ADDIN EN.CITE &lt;EndNote&gt;&lt;Cite&gt;&lt;Author&gt;Wang&lt;/Author&gt;&lt;Year&gt;2005&lt;/Year&gt;&lt;RecNum&gt;12&lt;/RecNum&gt;&lt;DisplayText&gt;[5]&lt;/DisplayText&gt;&lt;record&gt;&lt;rec-number&gt;12&lt;/rec-number&gt;&lt;foreign-keys&gt;&lt;key app="EN" db-id="w2ta95tpf5pa0lez2fkvtv5jzwx5vaxpzr9w" timestamp="1520843197"&gt;12&lt;/key&gt;&lt;/foreign-keys&gt;&lt;ref-type name="Conference Proceedings"&gt;10&lt;/ref-type&gt;&lt;contributors&gt;&lt;authors&gt;&lt;author&gt;Wang, Xiaoyun&lt;/author&gt;&lt;author&gt;Yu, Hongbo&lt;/author&gt;&lt;/authors&gt;&lt;tertiary-authors&gt;&lt;author&gt;Cramer, Ronald&lt;/author&gt;&lt;/tertiary-authors&gt;&lt;/contributors&gt;&lt;titles&gt;&lt;title&gt;How to Break MD5 and Other Hash Functions&lt;/title&gt;&lt;tertiary-title&gt;Advances in Cryptology – EUROCRYPT 2005&lt;/tertiary-title&gt;&lt;/titles&gt;&lt;pages&gt;19-35&lt;/pages&gt;&lt;dates&gt;&lt;year&gt;2005&lt;/year&gt;&lt;/dates&gt;&lt;pub-location&gt;Berlin, Heidelberg&lt;/pub-location&gt;&lt;publisher&gt;Springer Berlin Heidelberg&lt;/publisher&gt;&lt;isbn&gt;978-3-540-32055-5&lt;/isbn&gt;&lt;label&gt;10.1007/11426639_2&lt;/label&gt;&lt;urls&gt;&lt;related-urls&gt;&lt;url&gt;&lt;style face="underline" font="default" size="100%"&gt;https://link.springer.com/chapter/10.1007/11426639_2&lt;/style&gt;&lt;/url&gt;&lt;/related-urls&gt;&lt;/urls&gt;&lt;/record&gt;&lt;/Cite&gt;&lt;/EndNote&gt;</w:instrText>
      </w:r>
      <w:r w:rsidR="005B689F">
        <w:rPr>
          <w:rFonts w:eastAsiaTheme="minorEastAsia"/>
        </w:rPr>
        <w:fldChar w:fldCharType="separate"/>
      </w:r>
      <w:r w:rsidR="005B689F">
        <w:rPr>
          <w:rFonts w:eastAsiaTheme="minorEastAsia"/>
          <w:noProof/>
        </w:rPr>
        <w:t>[5]</w:t>
      </w:r>
      <w:r w:rsidR="005B689F">
        <w:rPr>
          <w:rFonts w:eastAsiaTheme="minorEastAsia"/>
        </w:rPr>
        <w:fldChar w:fldCharType="end"/>
      </w:r>
      <w:r w:rsidR="005B689F">
        <w:rPr>
          <w:rFonts w:eastAsiaTheme="minorEastAsia"/>
        </w:rPr>
        <w:t xml:space="preserve">. Firstly, this measure of difference did not use the XOR operator; rather, it used subtraction mod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32</m:t>
            </m:r>
          </m:sup>
        </m:sSup>
      </m:oMath>
      <w:r w:rsidR="005B689F">
        <w:rPr>
          <w:rFonts w:eastAsiaTheme="minorEastAsia"/>
        </w:rPr>
        <w:t xml:space="preserve">. The primary benefit of this choice was that the resulting difference was signed, which allowed information about the inputs to be recovered from only the difference. For example, if two </w:t>
      </w:r>
      <m:oMath>
        <m:r>
          <w:rPr>
            <w:rFonts w:ascii="Linux Libertine" w:eastAsiaTheme="minorEastAsia" w:hAnsi="Linux Libertine" w:cs="Linux Libertine"/>
          </w:rPr>
          <m:t>4</m:t>
        </m:r>
      </m:oMath>
      <w:r w:rsidR="005B689F">
        <w:rPr>
          <w:rFonts w:eastAsiaTheme="minorEastAsia"/>
        </w:rPr>
        <w:t xml:space="preserve">-bit integers </w:t>
      </w:r>
      <m:oMath>
        <m:r>
          <w:rPr>
            <w:rFonts w:ascii="Cambria Math" w:eastAsiaTheme="minorEastAsia" w:hAnsi="Cambria Math" w:cs="Linux Libertine"/>
          </w:rPr>
          <m:t>x</m:t>
        </m:r>
      </m:oMath>
      <w:r w:rsidR="005B689F">
        <w:rPr>
          <w:rFonts w:eastAsiaTheme="minorEastAsia"/>
        </w:rPr>
        <w:t xml:space="preserve">, </w:t>
      </w:r>
      <m:oMath>
        <m:r>
          <w:rPr>
            <w:rFonts w:ascii="Cambria Math" w:eastAsiaTheme="minorEastAsia" w:hAnsi="Cambria Math" w:cs="Linux Libertine"/>
          </w:rPr>
          <m:t>y</m:t>
        </m:r>
      </m:oMath>
      <w:r w:rsidR="005B689F">
        <w:rPr>
          <w:rFonts w:eastAsiaTheme="minorEastAsia"/>
        </w:rPr>
        <w:t xml:space="preserve">, gave a modular difference of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3</m:t>
            </m:r>
          </m:sup>
        </m:sSup>
        <m:r>
          <w:rPr>
            <w:rFonts w:ascii="Cambria Math" w:eastAsiaTheme="minorEastAsia" w:hAnsi="Cambria Math" w:cs="Linux Libertine"/>
          </w:rPr>
          <m:t>-</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1</m:t>
            </m:r>
          </m:sup>
        </m:sSup>
        <m:r>
          <w:rPr>
            <w:rFonts w:ascii="Cambria Math" w:eastAsiaTheme="minorEastAsia" w:hAnsi="Cambria Math" w:cs="Linux Libertine"/>
          </w:rPr>
          <m:t xml:space="preserve"> (</m:t>
        </m:r>
        <m:r>
          <m:rPr>
            <m:sty m:val="p"/>
          </m:rPr>
          <w:rPr>
            <w:rFonts w:ascii="Cambria Math" w:eastAsiaTheme="minorEastAsia" w:hAnsi="Cambria Math" w:cs="Linux Libertine"/>
          </w:rPr>
          <m:t>mod</m:t>
        </m:r>
        <m:r>
          <w:rPr>
            <w:rFonts w:ascii="Cambria Math" w:eastAsiaTheme="minorEastAsia" w:hAnsi="Cambria Math" w:cs="Linux Libertine"/>
          </w:rPr>
          <m:t xml:space="preserve"> </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4</m:t>
            </m:r>
          </m:sup>
        </m:sSup>
        <m:r>
          <w:rPr>
            <w:rFonts w:ascii="Cambria Math" w:eastAsiaTheme="minorEastAsia" w:hAnsi="Cambria Math" w:cs="Linux Libertine"/>
          </w:rPr>
          <m:t>)</m:t>
        </m:r>
      </m:oMath>
      <w:r w:rsidR="005B689F">
        <w:rPr>
          <w:rFonts w:eastAsiaTheme="minorEastAsia"/>
        </w:rPr>
        <w:t>, then we know:</w:t>
      </w:r>
    </w:p>
    <w:p w:rsidR="00D3471C" w:rsidRPr="00A14A09" w:rsidRDefault="008025B5" w:rsidP="00D3471C">
      <w:pPr>
        <w:pStyle w:val="paragraph"/>
        <w:rPr>
          <w:rFonts w:ascii="Cambria Math" w:eastAsiaTheme="minorEastAsia" w:hAnsi="Cambria Math"/>
        </w:rPr>
      </w:pPr>
      <m:oMathPara>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3</m:t>
              </m:r>
            </m:sub>
          </m:sSub>
          <m:r>
            <w:rPr>
              <w:rFonts w:ascii="Cambria Math" w:eastAsiaTheme="minorEastAsia" w:hAnsi="Cambria Math" w:cs="Linux Libertine"/>
            </w:rPr>
            <m:t xml:space="preserve">=1, </m:t>
          </m:r>
          <m:sSub>
            <m:sSubPr>
              <m:ctrlPr>
                <w:rPr>
                  <w:rFonts w:ascii="Cambria Math" w:eastAsiaTheme="minorEastAsia" w:hAnsi="Cambria Math" w:cs="Linux Libertine"/>
                  <w:i/>
                </w:rPr>
              </m:ctrlPr>
            </m:sSubPr>
            <m:e>
              <m:r>
                <w:rPr>
                  <w:rFonts w:ascii="Cambria Math" w:eastAsiaTheme="minorEastAsia" w:hAnsi="Cambria Math" w:cs="Linux Libertine"/>
                </w:rPr>
                <m:t>y</m:t>
              </m:r>
            </m:e>
            <m:sub>
              <m:r>
                <w:rPr>
                  <w:rFonts w:ascii="Cambria Math" w:eastAsiaTheme="minorEastAsia" w:hAnsi="Cambria Math" w:cs="Linux Libertine"/>
                </w:rPr>
                <m:t>3</m:t>
              </m:r>
            </m:sub>
          </m:sSub>
          <m:r>
            <w:rPr>
              <w:rFonts w:ascii="Cambria Math" w:eastAsiaTheme="minorEastAsia" w:hAnsi="Cambria Math" w:cs="Linux Libertine"/>
            </w:rPr>
            <m:t>=0</m:t>
          </m:r>
          <m:r>
            <m:rPr>
              <m:sty m:val="p"/>
            </m:rPr>
            <w:rPr>
              <w:rFonts w:ascii="Cambria Math" w:eastAsiaTheme="minorEastAsia" w:hAnsi="Cambria Math" w:cs="Linux Libertine"/>
            </w:rPr>
            <w:br/>
          </m:r>
        </m:oMath>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2</m:t>
              </m:r>
            </m:sub>
          </m:sSub>
          <m:r>
            <w:rPr>
              <w:rFonts w:ascii="Cambria Math" w:eastAsiaTheme="minorEastAsia" w:hAnsi="Cambria Math" w:cs="Linux Libertine"/>
            </w:rPr>
            <m:t>=</m:t>
          </m:r>
          <m:sSub>
            <m:sSubPr>
              <m:ctrlPr>
                <w:rPr>
                  <w:rFonts w:ascii="Cambria Math" w:eastAsiaTheme="minorEastAsia" w:hAnsi="Cambria Math" w:cs="Linux Libertine"/>
                  <w:i/>
                </w:rPr>
              </m:ctrlPr>
            </m:sSubPr>
            <m:e>
              <m:r>
                <w:rPr>
                  <w:rFonts w:ascii="Cambria Math" w:eastAsiaTheme="minorEastAsia" w:hAnsi="Cambria Math" w:cs="Linux Libertine"/>
                </w:rPr>
                <m:t>y</m:t>
              </m:r>
            </m:e>
            <m:sub>
              <m:r>
                <w:rPr>
                  <w:rFonts w:ascii="Cambria Math" w:eastAsiaTheme="minorEastAsia" w:hAnsi="Cambria Math" w:cs="Linux Libertine"/>
                </w:rPr>
                <m:t>2</m:t>
              </m:r>
            </m:sub>
          </m:sSub>
          <m:r>
            <m:rPr>
              <m:sty m:val="p"/>
            </m:rPr>
            <w:rPr>
              <w:rFonts w:ascii="Cambria Math" w:eastAsiaTheme="minorEastAsia" w:hAnsi="Cambria Math" w:cs="Linux Libertine"/>
            </w:rPr>
            <w:br/>
          </m:r>
        </m:oMath>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1</m:t>
              </m:r>
            </m:sub>
          </m:sSub>
          <m:r>
            <w:rPr>
              <w:rFonts w:ascii="Cambria Math" w:eastAsiaTheme="minorEastAsia" w:hAnsi="Cambria Math" w:cs="Linux Libertine"/>
            </w:rPr>
            <m:t>=</m:t>
          </m:r>
          <m:sSub>
            <m:sSubPr>
              <m:ctrlPr>
                <w:rPr>
                  <w:rFonts w:ascii="Cambria Math" w:eastAsiaTheme="minorEastAsia" w:hAnsi="Cambria Math" w:cs="Linux Libertine"/>
                  <w:i/>
                </w:rPr>
              </m:ctrlPr>
            </m:sSubPr>
            <m:e>
              <m:r>
                <w:rPr>
                  <w:rFonts w:ascii="Cambria Math" w:eastAsiaTheme="minorEastAsia" w:hAnsi="Cambria Math" w:cs="Linux Libertine"/>
                </w:rPr>
                <m:t>y</m:t>
              </m:r>
            </m:e>
            <m:sub>
              <m:r>
                <w:rPr>
                  <w:rFonts w:ascii="Cambria Math" w:eastAsiaTheme="minorEastAsia" w:hAnsi="Cambria Math" w:cs="Linux Libertine"/>
                </w:rPr>
                <m:t>1</m:t>
              </m:r>
            </m:sub>
          </m:sSub>
          <m:r>
            <m:rPr>
              <m:sty m:val="p"/>
            </m:rPr>
            <w:rPr>
              <w:rFonts w:ascii="Cambria Math" w:eastAsiaTheme="minorEastAsia" w:hAnsi="Cambria Math" w:cs="Linux Libertine"/>
            </w:rPr>
            <w:br/>
          </m:r>
        </m:oMath>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0</m:t>
              </m:r>
            </m:sub>
          </m:sSub>
          <m:r>
            <w:rPr>
              <w:rFonts w:ascii="Cambria Math" w:eastAsiaTheme="minorEastAsia" w:hAnsi="Cambria Math" w:cs="Linux Libertine"/>
            </w:rPr>
            <m:t>=0,</m:t>
          </m:r>
          <m:sSub>
            <m:sSubPr>
              <m:ctrlPr>
                <w:rPr>
                  <w:rFonts w:ascii="Cambria Math" w:eastAsiaTheme="minorEastAsia" w:hAnsi="Cambria Math" w:cs="Linux Libertine"/>
                  <w:i/>
                </w:rPr>
              </m:ctrlPr>
            </m:sSubPr>
            <m:e>
              <m:r>
                <w:rPr>
                  <w:rFonts w:ascii="Cambria Math" w:eastAsiaTheme="minorEastAsia" w:hAnsi="Cambria Math" w:cs="Linux Libertine"/>
                </w:rPr>
                <m:t>y</m:t>
              </m:r>
            </m:e>
            <m:sub>
              <m:r>
                <w:rPr>
                  <w:rFonts w:ascii="Cambria Math" w:eastAsiaTheme="minorEastAsia" w:hAnsi="Cambria Math" w:cs="Linux Libertine"/>
                </w:rPr>
                <m:t>0</m:t>
              </m:r>
            </m:sub>
          </m:sSub>
          <m:r>
            <w:rPr>
              <w:rFonts w:ascii="Cambria Math" w:eastAsiaTheme="minorEastAsia" w:hAnsi="Cambria Math" w:cs="Linux Libertine"/>
            </w:rPr>
            <m:t>=1</m:t>
          </m:r>
        </m:oMath>
      </m:oMathPara>
    </w:p>
    <w:p w:rsidR="005B689F" w:rsidRDefault="005B689F" w:rsidP="00D3471C">
      <w:pPr>
        <w:pStyle w:val="paragraph"/>
        <w:rPr>
          <w:rFonts w:ascii="Cambria Math" w:eastAsiaTheme="minorEastAsia" w:hAnsi="Cambria Math"/>
        </w:rPr>
      </w:pPr>
      <w:r>
        <w:rPr>
          <w:rFonts w:ascii="Cambria Math" w:hAnsi="Cambria Math"/>
        </w:rPr>
        <w:t xml:space="preserve">In comparison, with the same choices for </w:t>
      </w:r>
      <m:oMath>
        <m:r>
          <w:rPr>
            <w:rFonts w:ascii="Cambria Math" w:hAnsi="Cambria Math"/>
          </w:rPr>
          <m:t>x</m:t>
        </m:r>
        <m:r>
          <w:rPr>
            <w:rFonts w:ascii="Cambria Math" w:eastAsiaTheme="minorEastAsia" w:hAnsi="Cambria Math"/>
          </w:rPr>
          <m:t>, y</m:t>
        </m:r>
      </m:oMath>
      <w:r>
        <w:rPr>
          <w:rFonts w:ascii="Cambria Math" w:eastAsiaTheme="minorEastAsia" w:hAnsi="Cambria Math"/>
        </w:rPr>
        <w:t xml:space="preserve">, their XOR difference </w:t>
      </w:r>
      <w:r w:rsidR="007E70F5">
        <w:rPr>
          <w:rFonts w:ascii="Cambria Math" w:eastAsiaTheme="minorEastAsia" w:hAnsi="Cambria Math"/>
        </w:rPr>
        <w:t xml:space="preserve">would </w:t>
      </w:r>
      <w:r>
        <w:rPr>
          <w:rFonts w:ascii="Cambria Math" w:eastAsiaTheme="minorEastAsia" w:hAnsi="Cambria Math"/>
        </w:rPr>
        <w:t xml:space="preserve">be </w:t>
      </w:r>
      <m:oMath>
        <m:r>
          <w:rPr>
            <w:rFonts w:ascii="Cambria Math" w:eastAsiaTheme="minorEastAsia" w:hAnsi="Cambria Math"/>
          </w:rPr>
          <m:t>x⊕y=7</m:t>
        </m:r>
      </m:oMath>
      <w:r w:rsidR="007E70F5">
        <w:rPr>
          <w:rFonts w:ascii="Cambria Math" w:eastAsiaTheme="minorEastAsia" w:hAnsi="Cambria Math"/>
        </w:rPr>
        <w:t xml:space="preserve">, which indicates only that either one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3</m:t>
            </m:r>
          </m:sub>
        </m:sSub>
      </m:oMath>
      <w:r w:rsidR="007E70F5">
        <w:rPr>
          <w:rFonts w:ascii="Cambria Math" w:eastAsiaTheme="minorEastAsia" w:hAnsi="Cambria Math"/>
        </w:rPr>
        <w:t xml:space="preserve"> are </w:t>
      </w:r>
      <m:oMath>
        <m:r>
          <w:rPr>
            <w:rFonts w:ascii="Cambria Math" w:eastAsiaTheme="minorEastAsia" w:hAnsi="Cambria Math"/>
          </w:rPr>
          <m:t>1</m:t>
        </m:r>
      </m:oMath>
      <w:r w:rsidR="007E70F5">
        <w:rPr>
          <w:rFonts w:ascii="Cambria Math" w:eastAsiaTheme="minorEastAsia" w:hAnsi="Cambria Math"/>
        </w:rPr>
        <w:t xml:space="preserve">, and either one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0</m:t>
            </m:r>
          </m:sub>
        </m:sSub>
      </m:oMath>
      <w:r w:rsidR="007E70F5">
        <w:rPr>
          <w:rFonts w:ascii="Cambria Math" w:eastAsiaTheme="minorEastAsia" w:hAnsi="Cambria Math"/>
        </w:rPr>
        <w:t xml:space="preserve"> are </w:t>
      </w:r>
      <m:oMath>
        <m:r>
          <w:rPr>
            <w:rFonts w:ascii="Cambria Math" w:eastAsiaTheme="minorEastAsia" w:hAnsi="Cambria Math"/>
          </w:rPr>
          <m:t>0</m:t>
        </m:r>
      </m:oMath>
      <w:r w:rsidR="007E70F5">
        <w:rPr>
          <w:rFonts w:ascii="Cambria Math" w:eastAsiaTheme="minorEastAsia" w:hAnsi="Cambria Math"/>
        </w:rPr>
        <w:t>.</w:t>
      </w:r>
    </w:p>
    <w:p w:rsidR="007E70F5" w:rsidRDefault="007E70F5" w:rsidP="00D3471C">
      <w:pPr>
        <w:pStyle w:val="paragraph"/>
        <w:rPr>
          <w:rFonts w:ascii="Cambria Math" w:eastAsiaTheme="minorEastAsia" w:hAnsi="Cambria Math"/>
        </w:rPr>
      </w:pPr>
      <w:r>
        <w:rPr>
          <w:rFonts w:ascii="Cambria Math" w:eastAsiaTheme="minorEastAsia" w:hAnsi="Cambria Math"/>
        </w:rPr>
        <w:lastRenderedPageBreak/>
        <w:t>Further improvements were made to the notion of difference in Christophe De Canni</w:t>
      </w:r>
      <w:r w:rsidRPr="007E70F5">
        <w:rPr>
          <w:rFonts w:ascii="Cambria Math" w:eastAsiaTheme="minorEastAsia" w:hAnsi="Cambria Math"/>
        </w:rPr>
        <w:t>è</w:t>
      </w:r>
      <w:r>
        <w:rPr>
          <w:rFonts w:ascii="Cambria Math" w:eastAsiaTheme="minorEastAsia" w:hAnsi="Cambria Math"/>
        </w:rPr>
        <w:t xml:space="preserve">re and Christian Rechberger’s 2006 cryptanalysis of </w:t>
      </w:r>
      <w:r w:rsidR="00C76608">
        <w:rPr>
          <w:rFonts w:ascii="Cambria Math" w:eastAsiaTheme="minorEastAsia" w:hAnsi="Cambria Math"/>
        </w:rPr>
        <w:t>SHA</w:t>
      </w:r>
      <w:r w:rsidR="00C76608">
        <w:rPr>
          <w:rFonts w:ascii="Cambria Math" w:eastAsiaTheme="minorEastAsia" w:hAnsi="Cambria Math"/>
        </w:rPr>
        <w:noBreakHyphen/>
        <w:t>1</w:t>
      </w:r>
      <w:r>
        <w:rPr>
          <w:rFonts w:ascii="Cambria Math" w:eastAsiaTheme="minorEastAsia" w:hAnsi="Cambria Math"/>
        </w:rPr>
        <w:fldChar w:fldCharType="begin"/>
      </w:r>
      <w:r>
        <w:rPr>
          <w:rFonts w:ascii="Cambria Math" w:eastAsiaTheme="minorEastAsia" w:hAnsi="Cambria Math"/>
        </w:rPr>
        <w:instrText xml:space="preserve"> ADDIN EN.CITE &lt;EndNote&gt;&lt;Cite&gt;&lt;Author&gt;De Cannière&lt;/Author&gt;&lt;Year&gt;2006&lt;/Year&gt;&lt;RecNum&gt;28&lt;/RecNum&gt;&lt;DisplayText&gt;[20]&lt;/DisplayText&gt;&lt;record&gt;&lt;rec-number&gt;28&lt;/rec-number&gt;&lt;foreign-keys&gt;&lt;key app="EN" db-id="w2ta95tpf5pa0lez2fkvtv5jzwx5vaxpzr9w" timestamp="1520937123"&gt;28&lt;/key&gt;&lt;/foreign-keys&gt;&lt;ref-type name="Conference Proceedings"&gt;10&lt;/ref-type&gt;&lt;contributors&gt;&lt;authors&gt;&lt;author&gt;De Cannière, Christophe&lt;/author&gt;&lt;author&gt;Rechberger, Christian&lt;/author&gt;&lt;/authors&gt;&lt;tertiary-authors&gt;&lt;author&gt;Lai, Xuejia&lt;/author&gt;&lt;author&gt;Chen, Kefei&lt;/author&gt;&lt;/tertiary-authors&gt;&lt;/contributors&gt;&lt;titles&gt;&lt;title&gt;Finding SHA-1 Characteristics: General Results and Applications&lt;/title&gt;&lt;tertiary-title&gt;Advances in Cryptology – ASIACRYPT 2006&lt;/tertiary-title&gt;&lt;/titles&gt;&lt;pages&gt;1-20&lt;/pages&gt;&lt;dates&gt;&lt;year&gt;2006&lt;/year&gt;&lt;/dates&gt;&lt;pub-location&gt;Berlin, Heidelberg&lt;/pub-location&gt;&lt;publisher&gt;Springer Berlin Heidelberg&lt;/publisher&gt;&lt;isbn&gt;978-3-540-49476-8&lt;/isbn&gt;&lt;label&gt;10.1007/11935230_1&lt;/label&gt;&lt;urls&gt;&lt;related-urls&gt;&lt;url&gt;&lt;style face="underline" font="default" size="100%"&gt;https://link.springer.com/chapter/10.1007/11935230_1&lt;/style&gt;&lt;/url&gt;&lt;/related-urls&gt;&lt;/urls&gt;&lt;/record&gt;&lt;/Cite&gt;&lt;/EndNote&gt;</w:instrText>
      </w:r>
      <w:r>
        <w:rPr>
          <w:rFonts w:ascii="Cambria Math" w:eastAsiaTheme="minorEastAsia" w:hAnsi="Cambria Math"/>
        </w:rPr>
        <w:fldChar w:fldCharType="separate"/>
      </w:r>
      <w:r>
        <w:rPr>
          <w:rFonts w:ascii="Cambria Math" w:eastAsiaTheme="minorEastAsia" w:hAnsi="Cambria Math"/>
          <w:noProof/>
        </w:rPr>
        <w:t>[20]</w:t>
      </w:r>
      <w:r>
        <w:rPr>
          <w:rFonts w:ascii="Cambria Math" w:eastAsiaTheme="minorEastAsia" w:hAnsi="Cambria Math"/>
        </w:rPr>
        <w:fldChar w:fldCharType="end"/>
      </w:r>
      <w:r>
        <w:rPr>
          <w:rFonts w:ascii="Cambria Math" w:eastAsiaTheme="minorEastAsia" w:hAnsi="Cambria Math"/>
        </w:rPr>
        <w:t>. This paper introduced the notion of a generalized difference, which is summarized by the table below:</w:t>
      </w:r>
    </w:p>
    <w:p w:rsidR="009B2AD9" w:rsidRDefault="009B2AD9" w:rsidP="009B2AD9">
      <w:pPr>
        <w:pStyle w:val="Caption"/>
        <w:keepNext/>
      </w:pPr>
      <w:bookmarkStart w:id="47" w:name="_Toc528019297"/>
      <w:r>
        <w:t xml:space="preserve">Table </w:t>
      </w:r>
      <w:r w:rsidR="008025B5">
        <w:fldChar w:fldCharType="begin"/>
      </w:r>
      <w:r w:rsidR="008025B5">
        <w:instrText xml:space="preserve"> SEQ Table \* ARABIC </w:instrText>
      </w:r>
      <w:r w:rsidR="008025B5">
        <w:fldChar w:fldCharType="separate"/>
      </w:r>
      <w:r w:rsidR="00DC273F">
        <w:rPr>
          <w:noProof/>
        </w:rPr>
        <w:t>4</w:t>
      </w:r>
      <w:r w:rsidR="008025B5">
        <w:rPr>
          <w:noProof/>
        </w:rPr>
        <w:fldChar w:fldCharType="end"/>
      </w:r>
      <w:r>
        <w:t xml:space="preserve"> - Generalized Conditions on a Pair of Bits</w:t>
      </w:r>
      <w:bookmarkEnd w:id="47"/>
    </w:p>
    <w:tbl>
      <w:tblPr>
        <w:tblStyle w:val="TableGrid"/>
        <w:tblW w:w="0" w:type="auto"/>
        <w:tblLook w:val="04A0" w:firstRow="1" w:lastRow="0" w:firstColumn="1" w:lastColumn="0" w:noHBand="0" w:noVBand="1"/>
      </w:tblPr>
      <w:tblGrid>
        <w:gridCol w:w="792"/>
        <w:gridCol w:w="512"/>
        <w:gridCol w:w="513"/>
        <w:gridCol w:w="514"/>
        <w:gridCol w:w="513"/>
        <w:gridCol w:w="514"/>
        <w:gridCol w:w="513"/>
        <w:gridCol w:w="512"/>
        <w:gridCol w:w="513"/>
        <w:gridCol w:w="513"/>
        <w:gridCol w:w="516"/>
        <w:gridCol w:w="515"/>
        <w:gridCol w:w="517"/>
        <w:gridCol w:w="514"/>
        <w:gridCol w:w="517"/>
        <w:gridCol w:w="515"/>
        <w:gridCol w:w="513"/>
      </w:tblGrid>
      <w:tr w:rsidR="007E70F5" w:rsidTr="00A14A09">
        <w:tc>
          <w:tcPr>
            <w:tcW w:w="792" w:type="dxa"/>
            <w:tcBorders>
              <w:bottom w:val="single" w:sz="4" w:space="0" w:color="auto"/>
            </w:tcBorders>
          </w:tcPr>
          <w:p w:rsidR="007E70F5" w:rsidRPr="00C01F64" w:rsidRDefault="00C01F64" w:rsidP="00D3471C">
            <w:pPr>
              <w:pStyle w:val="paragraph"/>
              <w:ind w:firstLine="0"/>
              <w:rPr>
                <w:rFonts w:ascii="Cambria Math" w:eastAsiaTheme="minorEastAsia" w:hAnsi="Cambria Math"/>
                <w:b/>
              </w:rPr>
            </w:pPr>
            <m:oMathPara>
              <m:oMath>
                <m:r>
                  <m:rPr>
                    <m:sty m:val="bi"/>
                  </m:rPr>
                  <w:rPr>
                    <w:rFonts w:ascii="Cambria Math" w:eastAsiaTheme="minorEastAsia" w:hAnsi="Cambria Math"/>
                  </w:rPr>
                  <m:t>(x,y)</m:t>
                </m:r>
              </m:oMath>
            </m:oMathPara>
          </w:p>
        </w:tc>
        <w:tc>
          <w:tcPr>
            <w:tcW w:w="512" w:type="dxa"/>
            <w:tcBorders>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m:t>
                </m:r>
              </m:oMath>
            </m:oMathPara>
          </w:p>
        </w:tc>
        <w:tc>
          <w:tcPr>
            <w:tcW w:w="513"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0</m:t>
                </m:r>
              </m:oMath>
            </m:oMathPara>
          </w:p>
        </w:tc>
        <w:tc>
          <w:tcPr>
            <w:tcW w:w="514"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u</m:t>
                </m:r>
              </m:oMath>
            </m:oMathPara>
          </w:p>
        </w:tc>
        <w:tc>
          <w:tcPr>
            <w:tcW w:w="513"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3</m:t>
                </m:r>
              </m:oMath>
            </m:oMathPara>
          </w:p>
        </w:tc>
        <w:tc>
          <w:tcPr>
            <w:tcW w:w="514"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n</m:t>
                </m:r>
              </m:oMath>
            </m:oMathPara>
          </w:p>
        </w:tc>
        <w:tc>
          <w:tcPr>
            <w:tcW w:w="513"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5</m:t>
                </m:r>
              </m:oMath>
            </m:oMathPara>
          </w:p>
        </w:tc>
        <w:tc>
          <w:tcPr>
            <w:tcW w:w="512"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x</m:t>
                </m:r>
              </m:oMath>
            </m:oMathPara>
          </w:p>
        </w:tc>
        <w:tc>
          <w:tcPr>
            <w:tcW w:w="513"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7</m:t>
                </m:r>
              </m:oMath>
            </m:oMathPara>
          </w:p>
        </w:tc>
        <w:tc>
          <w:tcPr>
            <w:tcW w:w="513"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1</m:t>
                </m:r>
              </m:oMath>
            </m:oMathPara>
          </w:p>
        </w:tc>
        <w:tc>
          <w:tcPr>
            <w:tcW w:w="516"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m:t>
                </m:r>
              </m:oMath>
            </m:oMathPara>
          </w:p>
        </w:tc>
        <w:tc>
          <w:tcPr>
            <w:tcW w:w="515"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A</m:t>
                </m:r>
              </m:oMath>
            </m:oMathPara>
          </w:p>
        </w:tc>
        <w:tc>
          <w:tcPr>
            <w:tcW w:w="517"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B</m:t>
                </m:r>
              </m:oMath>
            </m:oMathPara>
          </w:p>
        </w:tc>
        <w:tc>
          <w:tcPr>
            <w:tcW w:w="514"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C</m:t>
                </m:r>
              </m:oMath>
            </m:oMathPara>
          </w:p>
        </w:tc>
        <w:tc>
          <w:tcPr>
            <w:tcW w:w="517"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D</m:t>
                </m:r>
              </m:oMath>
            </m:oMathPara>
          </w:p>
        </w:tc>
        <w:tc>
          <w:tcPr>
            <w:tcW w:w="515" w:type="dxa"/>
            <w:tcBorders>
              <w:left w:val="nil"/>
              <w:bottom w:val="single" w:sz="4" w:space="0" w:color="auto"/>
              <w:right w:val="nil"/>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E</m:t>
                </m:r>
              </m:oMath>
            </m:oMathPara>
          </w:p>
        </w:tc>
        <w:tc>
          <w:tcPr>
            <w:tcW w:w="513" w:type="dxa"/>
            <w:tcBorders>
              <w:left w:val="nil"/>
              <w:bottom w:val="single" w:sz="4" w:space="0" w:color="auto"/>
            </w:tcBorders>
          </w:tcPr>
          <w:p w:rsidR="007E70F5" w:rsidRPr="00C01F64" w:rsidRDefault="00C01F64" w:rsidP="00D3471C">
            <w:pPr>
              <w:pStyle w:val="paragraph"/>
              <w:ind w:firstLine="0"/>
              <w:rPr>
                <w:rFonts w:ascii="Cambria Math" w:eastAsiaTheme="minorEastAsia" w:hAnsi="Cambria Math"/>
                <w:oMath/>
              </w:rPr>
            </w:pPr>
            <m:oMathPara>
              <m:oMath>
                <m:r>
                  <m:rPr>
                    <m:sty m:val="bi"/>
                  </m:rPr>
                  <w:rPr>
                    <w:rFonts w:ascii="Cambria Math" w:eastAsiaTheme="minorEastAsia" w:hAnsi="Cambria Math"/>
                  </w:rPr>
                  <m:t>?</m:t>
                </m:r>
              </m:oMath>
            </m:oMathPara>
          </w:p>
        </w:tc>
      </w:tr>
      <w:tr w:rsidR="007E70F5" w:rsidTr="00A14A09">
        <w:tc>
          <w:tcPr>
            <w:tcW w:w="792" w:type="dxa"/>
            <w:tcBorders>
              <w:bottom w:val="nil"/>
            </w:tcBorders>
          </w:tcPr>
          <w:p w:rsidR="007E70F5" w:rsidRPr="00C01F64" w:rsidRDefault="00C01F64" w:rsidP="00D3471C">
            <w:pPr>
              <w:pStyle w:val="paragraph"/>
              <w:ind w:firstLine="0"/>
              <w:rPr>
                <w:rFonts w:ascii="Cambria Math" w:eastAsiaTheme="minorEastAsia" w:hAnsi="Cambria Math"/>
                <w:b/>
              </w:rPr>
            </w:pPr>
            <m:oMathPara>
              <m:oMath>
                <m:r>
                  <m:rPr>
                    <m:sty m:val="bi"/>
                  </m:rPr>
                  <w:rPr>
                    <w:rFonts w:ascii="Cambria Math" w:eastAsiaTheme="minorEastAsia" w:hAnsi="Cambria Math"/>
                  </w:rPr>
                  <m:t>(0,0)</m:t>
                </m:r>
              </m:oMath>
            </m:oMathPara>
          </w:p>
        </w:tc>
        <w:tc>
          <w:tcPr>
            <w:tcW w:w="512" w:type="dxa"/>
            <w:tcBorders>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4"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4"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2"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6"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5"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7"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4"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7"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5" w:type="dxa"/>
            <w:tcBorders>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left w:val="nil"/>
              <w:bottom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r>
      <w:tr w:rsidR="007E70F5" w:rsidTr="00A14A09">
        <w:tc>
          <w:tcPr>
            <w:tcW w:w="792" w:type="dxa"/>
            <w:tcBorders>
              <w:top w:val="nil"/>
              <w:bottom w:val="nil"/>
            </w:tcBorders>
          </w:tcPr>
          <w:p w:rsidR="007E70F5" w:rsidRPr="00C01F64" w:rsidRDefault="00C01F64" w:rsidP="00D3471C">
            <w:pPr>
              <w:pStyle w:val="paragraph"/>
              <w:ind w:firstLine="0"/>
              <w:rPr>
                <w:rFonts w:ascii="Cambria Math" w:eastAsiaTheme="minorEastAsia" w:hAnsi="Cambria Math"/>
                <w:b/>
              </w:rPr>
            </w:pPr>
            <m:oMathPara>
              <m:oMath>
                <m:r>
                  <m:rPr>
                    <m:sty m:val="bi"/>
                  </m:rPr>
                  <w:rPr>
                    <w:rFonts w:ascii="Cambria Math" w:eastAsiaTheme="minorEastAsia" w:hAnsi="Cambria Math"/>
                  </w:rPr>
                  <m:t>(1,0)</m:t>
                </m:r>
              </m:oMath>
            </m:oMathPara>
          </w:p>
        </w:tc>
        <w:tc>
          <w:tcPr>
            <w:tcW w:w="512" w:type="dxa"/>
            <w:tcBorders>
              <w:top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4"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4"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2"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6"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5"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7"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4"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7"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5"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r>
      <w:tr w:rsidR="007E70F5" w:rsidTr="00A14A09">
        <w:tc>
          <w:tcPr>
            <w:tcW w:w="792" w:type="dxa"/>
            <w:tcBorders>
              <w:top w:val="nil"/>
              <w:bottom w:val="nil"/>
            </w:tcBorders>
          </w:tcPr>
          <w:p w:rsidR="007E70F5" w:rsidRPr="00C01F64" w:rsidRDefault="00C01F64" w:rsidP="00D3471C">
            <w:pPr>
              <w:pStyle w:val="paragraph"/>
              <w:ind w:firstLine="0"/>
              <w:rPr>
                <w:rFonts w:ascii="Cambria Math" w:eastAsiaTheme="minorEastAsia" w:hAnsi="Cambria Math"/>
                <w:b/>
              </w:rPr>
            </w:pPr>
            <m:oMathPara>
              <m:oMath>
                <m:r>
                  <m:rPr>
                    <m:sty m:val="bi"/>
                  </m:rPr>
                  <w:rPr>
                    <w:rFonts w:ascii="Cambria Math" w:eastAsiaTheme="minorEastAsia" w:hAnsi="Cambria Math"/>
                  </w:rPr>
                  <m:t>(0,1)</m:t>
                </m:r>
              </m:oMath>
            </m:oMathPara>
          </w:p>
        </w:tc>
        <w:tc>
          <w:tcPr>
            <w:tcW w:w="512" w:type="dxa"/>
            <w:tcBorders>
              <w:top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4"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4"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2"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6"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5"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7"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p>
        </w:tc>
        <w:tc>
          <w:tcPr>
            <w:tcW w:w="514"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7"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5" w:type="dxa"/>
            <w:tcBorders>
              <w:top w:val="nil"/>
              <w:left w:val="nil"/>
              <w:bottom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bottom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r>
      <w:tr w:rsidR="007E70F5" w:rsidTr="00A14A09">
        <w:tc>
          <w:tcPr>
            <w:tcW w:w="792" w:type="dxa"/>
            <w:tcBorders>
              <w:top w:val="nil"/>
            </w:tcBorders>
          </w:tcPr>
          <w:p w:rsidR="007E70F5" w:rsidRPr="00C01F64" w:rsidRDefault="00C01F64" w:rsidP="00D3471C">
            <w:pPr>
              <w:pStyle w:val="paragraph"/>
              <w:ind w:firstLine="0"/>
              <w:rPr>
                <w:rFonts w:ascii="Cambria Math" w:eastAsiaTheme="minorEastAsia" w:hAnsi="Cambria Math"/>
                <w:b/>
              </w:rPr>
            </w:pPr>
            <m:oMathPara>
              <m:oMath>
                <m:r>
                  <m:rPr>
                    <m:sty m:val="bi"/>
                  </m:rPr>
                  <w:rPr>
                    <w:rFonts w:ascii="Cambria Math" w:eastAsiaTheme="minorEastAsia" w:hAnsi="Cambria Math"/>
                  </w:rPr>
                  <m:t>(1,1)</m:t>
                </m:r>
              </m:oMath>
            </m:oMathPara>
          </w:p>
        </w:tc>
        <w:tc>
          <w:tcPr>
            <w:tcW w:w="512" w:type="dxa"/>
            <w:tcBorders>
              <w:top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4"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4"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2"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p>
        </w:tc>
        <w:tc>
          <w:tcPr>
            <w:tcW w:w="513"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6"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5"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7"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4"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7"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5" w:type="dxa"/>
            <w:tcBorders>
              <w:top w:val="nil"/>
              <w:left w:val="nil"/>
              <w:righ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c>
          <w:tcPr>
            <w:tcW w:w="513" w:type="dxa"/>
            <w:tcBorders>
              <w:top w:val="nil"/>
              <w:left w:val="nil"/>
            </w:tcBorders>
          </w:tcPr>
          <w:p w:rsidR="007E70F5" w:rsidRDefault="007E70F5" w:rsidP="00C01F64">
            <w:pPr>
              <w:pStyle w:val="paragraph"/>
              <w:ind w:firstLine="0"/>
              <w:jc w:val="center"/>
              <w:rPr>
                <w:rFonts w:ascii="Cambria Math" w:eastAsiaTheme="minorEastAsia" w:hAnsi="Cambria Math"/>
              </w:rPr>
            </w:pPr>
            <w:r>
              <w:rPr>
                <w:rFonts w:ascii="Cambria Math" w:eastAsiaTheme="minorEastAsia" w:hAnsi="Cambria Math"/>
              </w:rPr>
              <w:t>X</w:t>
            </w:r>
          </w:p>
        </w:tc>
      </w:tr>
    </w:tbl>
    <w:p w:rsidR="00CC2231" w:rsidRDefault="0040549B" w:rsidP="00D3471C">
      <w:pPr>
        <w:pStyle w:val="paragraph"/>
        <w:rPr>
          <w:rFonts w:eastAsiaTheme="minorEastAsia"/>
        </w:rPr>
      </w:pPr>
      <w:r>
        <w:t xml:space="preserve">To describe the same </w:t>
      </w:r>
      <m:oMath>
        <m:r>
          <w:rPr>
            <w:rFonts w:ascii="Cambria Math" w:hAnsi="Cambria Math" w:cs="Linux Libertine"/>
          </w:rPr>
          <m:t>x, y</m:t>
        </m:r>
      </m:oMath>
      <w:r>
        <w:rPr>
          <w:rFonts w:eastAsiaTheme="minorEastAsia"/>
        </w:rPr>
        <w:t xml:space="preserve"> as given before, we can simply give </w:t>
      </w:r>
      <m:oMath>
        <m:r>
          <m:rPr>
            <m:sty m:val="p"/>
          </m:rPr>
          <w:rPr>
            <w:rFonts w:ascii="Linux Libertine" w:eastAsiaTheme="minorEastAsia" w:hAnsi="Linux Libertine" w:cs="Linux Libertine"/>
          </w:rPr>
          <m:t>Δ</m:t>
        </m:r>
        <m:r>
          <w:rPr>
            <w:rFonts w:ascii="Cambria Math" w:eastAsiaTheme="minorEastAsia" w:hAnsi="Cambria Math" w:cs="Linux Libertine"/>
          </w:rPr>
          <m:t>=[</m:t>
        </m:r>
        <m:r>
          <m:rPr>
            <m:sty m:val="p"/>
          </m:rPr>
          <w:rPr>
            <w:rFonts w:ascii="Cambria Math" w:eastAsiaTheme="minorEastAsia" w:hAnsi="Cambria Math" w:cs="Linux Libertine"/>
          </w:rPr>
          <m:t>u--n</m:t>
        </m:r>
        <m:r>
          <w:rPr>
            <w:rFonts w:ascii="Cambria Math" w:eastAsiaTheme="minorEastAsia" w:hAnsi="Cambria Math" w:cs="Linux Libertine"/>
          </w:rPr>
          <m:t>]</m:t>
        </m:r>
      </m:oMath>
      <w:r>
        <w:rPr>
          <w:rFonts w:eastAsiaTheme="minorEastAsia"/>
        </w:rPr>
        <w:t xml:space="preserve">. The set of solutions in </w:t>
      </w:r>
      <m:oMath>
        <m:r>
          <m:rPr>
            <m:sty m:val="p"/>
          </m:rPr>
          <w:rPr>
            <w:rFonts w:ascii="Linux Libertine" w:eastAsiaTheme="minorEastAsia" w:hAnsi="Linux Libertine" w:cs="Linux Libertine"/>
          </w:rPr>
          <m:t>Δ</m:t>
        </m:r>
      </m:oMath>
      <w:r>
        <w:rPr>
          <w:rFonts w:eastAsiaTheme="minorEastAsia"/>
        </w:rPr>
        <w:t xml:space="preserve"> are precisely those which were given before. However, this method of describing differences is even more flexible, as it allows for multiple conditions on the same bit to be expressed. </w:t>
      </w:r>
      <w:r w:rsidR="00792D0E">
        <w:rPr>
          <w:rFonts w:eastAsiaTheme="minorEastAsia"/>
        </w:rPr>
        <w:t xml:space="preserve">However, the price to be paid for this generality is an increase in the amount of space necessary to store this information. To store the XOR difference of two </w:t>
      </w:r>
      <m:oMath>
        <m:r>
          <w:rPr>
            <w:rFonts w:ascii="Cambria Math" w:eastAsiaTheme="minorEastAsia" w:hAnsi="Cambria Math" w:cs="Linux Libertine"/>
          </w:rPr>
          <m:t>n</m:t>
        </m:r>
      </m:oMath>
      <w:r w:rsidR="00792D0E">
        <w:rPr>
          <w:rFonts w:eastAsiaTheme="minorEastAsia"/>
        </w:rPr>
        <w:t xml:space="preserve">-bit integers, we need only a single </w:t>
      </w:r>
      <m:oMath>
        <m:r>
          <w:rPr>
            <w:rFonts w:ascii="Cambria Math" w:eastAsiaTheme="minorEastAsia" w:hAnsi="Cambria Math" w:cs="Linux Libertine"/>
          </w:rPr>
          <m:t>n</m:t>
        </m:r>
      </m:oMath>
      <w:r w:rsidR="00792D0E">
        <w:rPr>
          <w:rFonts w:eastAsiaTheme="minorEastAsia"/>
        </w:rPr>
        <w:t xml:space="preserve">-bit integer, while with generalized conditions we require a </w:t>
      </w:r>
      <m:oMath>
        <m:r>
          <w:rPr>
            <w:rFonts w:ascii="Linux Libertine" w:eastAsiaTheme="minorEastAsia" w:hAnsi="Linux Libertine" w:cs="Linux Libertine"/>
          </w:rPr>
          <m:t>4</m:t>
        </m:r>
        <m:r>
          <w:rPr>
            <w:rFonts w:ascii="Cambria Math" w:eastAsiaTheme="minorEastAsia" w:hAnsi="Cambria Math" w:cs="Linux Libertine"/>
          </w:rPr>
          <m:t>n</m:t>
        </m:r>
      </m:oMath>
      <w:r w:rsidR="00792D0E">
        <w:rPr>
          <w:rFonts w:eastAsiaTheme="minorEastAsia"/>
        </w:rPr>
        <w:t xml:space="preserve">-bit integer. </w:t>
      </w:r>
    </w:p>
    <w:p w:rsidR="00792D0E" w:rsidRPr="0000799A" w:rsidRDefault="00792D0E" w:rsidP="00D3471C">
      <w:pPr>
        <w:pStyle w:val="paragraph"/>
        <w:rPr>
          <w:rFonts w:eastAsiaTheme="minorEastAsia" w:cstheme="minorHAnsi"/>
        </w:rPr>
      </w:pPr>
      <w:r w:rsidRPr="0000799A">
        <w:rPr>
          <w:rFonts w:cstheme="minorHAnsi"/>
        </w:rPr>
        <w:t xml:space="preserve">Now, consider a function </w:t>
      </w:r>
      <m:oMath>
        <m:r>
          <w:rPr>
            <w:rFonts w:ascii="Cambria Math" w:hAnsi="Cambria Math" w:cstheme="minorHAnsi"/>
          </w:rPr>
          <m:t xml:space="preserve">f : </m:t>
        </m:r>
        <m:sSup>
          <m:sSupPr>
            <m:ctrlPr>
              <w:rPr>
                <w:rFonts w:ascii="Cambria Math" w:hAnsi="Cambria Math" w:cstheme="minorHAnsi"/>
                <w:i/>
              </w:rPr>
            </m:ctrlPr>
          </m:sSupPr>
          <m:e>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r>
              <w:rPr>
                <w:rFonts w:ascii="Cambria Math" w:hAnsi="Cambria Math" w:cstheme="minorHAnsi"/>
              </w:rPr>
              <m:t>)</m:t>
            </m:r>
          </m:e>
          <m:sup>
            <m:r>
              <w:rPr>
                <w:rFonts w:ascii="Cambria Math" w:hAnsi="Cambria Math" w:cstheme="minorHAnsi"/>
              </w:rPr>
              <m:t>r</m:t>
            </m:r>
          </m:sup>
        </m:sSup>
        <m:r>
          <w:rPr>
            <w:rFonts w:ascii="Cambria Math" w:hAnsi="Cambria Math" w:cstheme="minorHAnsi"/>
          </w:rPr>
          <m:t xml:space="preserve">→ </m:t>
        </m:r>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oMath>
      <w:r w:rsidRPr="0000799A">
        <w:rPr>
          <w:rFonts w:eastAsiaTheme="minorEastAsia" w:cstheme="minorHAnsi"/>
        </w:rPr>
        <w:t xml:space="preserve">, i.e. a mapping from </w:t>
      </w:r>
      <m:oMath>
        <m:r>
          <w:rPr>
            <w:rFonts w:ascii="Cambria Math" w:eastAsiaTheme="minorEastAsia" w:hAnsi="Cambria Math" w:cstheme="minorHAnsi"/>
          </w:rPr>
          <m:t>r</m:t>
        </m:r>
      </m:oMath>
      <w:r w:rsidRPr="0000799A">
        <w:rPr>
          <w:rFonts w:eastAsiaTheme="minorEastAsia" w:cstheme="minorHAnsi"/>
        </w:rPr>
        <w:t xml:space="preserve"> many </w:t>
      </w:r>
      <m:oMath>
        <m:r>
          <w:rPr>
            <w:rFonts w:ascii="Cambria Math" w:eastAsiaTheme="minorEastAsia" w:hAnsi="Cambria Math" w:cstheme="minorHAnsi"/>
          </w:rPr>
          <m:t>b</m:t>
        </m:r>
      </m:oMath>
      <w:r w:rsidRPr="0000799A">
        <w:rPr>
          <w:rFonts w:eastAsiaTheme="minorEastAsia" w:cstheme="minorHAnsi"/>
        </w:rPr>
        <w:t xml:space="preserve">-bit integers to a single </w:t>
      </w:r>
      <m:oMath>
        <m:r>
          <w:rPr>
            <w:rFonts w:ascii="Cambria Math" w:eastAsiaTheme="minorEastAsia" w:hAnsi="Cambria Math" w:cstheme="minorHAnsi"/>
          </w:rPr>
          <m:t>b</m:t>
        </m:r>
      </m:oMath>
      <w:r w:rsidRPr="0000799A">
        <w:rPr>
          <w:rFonts w:eastAsiaTheme="minorEastAsia" w:cstheme="minorHAnsi"/>
        </w:rPr>
        <w:t xml:space="preserve">-bit integer. We say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out</m:t>
            </m:r>
          </m:sub>
        </m:sSub>
        <m:r>
          <w:rPr>
            <w:rFonts w:ascii="Cambria Math" w:eastAsiaTheme="minorEastAsia" w:hAnsi="Cambria Math" w:cstheme="minorHAnsi"/>
          </w:rPr>
          <m:t>∈</m:t>
        </m:r>
        <m:sSup>
          <m:sSupPr>
            <m:ctrlPr>
              <w:rPr>
                <w:rFonts w:ascii="Cambria Math" w:hAnsi="Cambria Math" w:cstheme="minorHAnsi"/>
                <w:i/>
              </w:rPr>
            </m:ctrlPr>
          </m:sSupPr>
          <m:e>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r>
              <w:rPr>
                <w:rFonts w:ascii="Cambria Math" w:hAnsi="Cambria Math" w:cstheme="minorHAnsi"/>
              </w:rPr>
              <m:t>)</m:t>
            </m:r>
          </m:e>
          <m:sup>
            <m:r>
              <w:rPr>
                <w:rFonts w:ascii="Cambria Math" w:hAnsi="Cambria Math" w:cstheme="minorHAnsi"/>
              </w:rPr>
              <m:t>r</m:t>
            </m:r>
          </m:sup>
        </m:sSup>
      </m:oMath>
      <w:r w:rsidRPr="0000799A">
        <w:rPr>
          <w:rFonts w:eastAsiaTheme="minorEastAsia" w:cstheme="minorHAnsi"/>
        </w:rPr>
        <w:t xml:space="preserve"> is an output difference of </w:t>
      </w:r>
      <m:oMath>
        <m:r>
          <w:rPr>
            <w:rFonts w:ascii="Cambria Math" w:eastAsiaTheme="minorEastAsia" w:hAnsi="Cambria Math" w:cstheme="minorHAnsi"/>
          </w:rPr>
          <m:t>f</m:t>
        </m:r>
      </m:oMath>
      <w:r w:rsidRPr="0000799A">
        <w:rPr>
          <w:rFonts w:eastAsiaTheme="minorEastAsia" w:cstheme="minorHAnsi"/>
        </w:rPr>
        <w:t xml:space="preserve">, corresponding to an input difference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in</m:t>
            </m:r>
          </m:sub>
        </m:sSub>
        <m:r>
          <w:rPr>
            <w:rFonts w:ascii="Cambria Math" w:eastAsiaTheme="minorEastAsia" w:hAnsi="Cambria Math" w:cstheme="minorHAnsi"/>
          </w:rPr>
          <m:t>∈</m:t>
        </m:r>
        <m:sSup>
          <m:sSupPr>
            <m:ctrlPr>
              <w:rPr>
                <w:rFonts w:ascii="Cambria Math" w:hAnsi="Cambria Math" w:cstheme="minorHAnsi"/>
                <w:i/>
              </w:rPr>
            </m:ctrlPr>
          </m:sSupPr>
          <m:e>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r>
              <w:rPr>
                <w:rFonts w:ascii="Cambria Math" w:hAnsi="Cambria Math" w:cstheme="minorHAnsi"/>
              </w:rPr>
              <m:t>)</m:t>
            </m:r>
          </m:e>
          <m:sup>
            <m:r>
              <w:rPr>
                <w:rFonts w:ascii="Cambria Math" w:hAnsi="Cambria Math" w:cstheme="minorHAnsi"/>
              </w:rPr>
              <m:t>r</m:t>
            </m:r>
          </m:sup>
        </m:sSup>
      </m:oMath>
      <w:r w:rsidRPr="0000799A">
        <w:rPr>
          <w:rFonts w:eastAsiaTheme="minorEastAsia" w:cstheme="minorHAnsi"/>
        </w:rPr>
        <w:t xml:space="preserve">, if there is some </w:t>
      </w:r>
      <m:oMath>
        <m:r>
          <w:rPr>
            <w:rFonts w:ascii="Cambria Math" w:eastAsiaTheme="minorEastAsia" w:hAnsi="Cambria Math" w:cstheme="minorHAnsi"/>
          </w:rPr>
          <m:t xml:space="preserve">x, </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t>
            </m:r>
          </m:sup>
        </m:sSup>
        <m:r>
          <w:rPr>
            <w:rFonts w:ascii="Cambria Math" w:eastAsiaTheme="minorEastAsia" w:hAnsi="Cambria Math" w:cstheme="minorHAnsi"/>
          </w:rPr>
          <m:t>∈</m:t>
        </m:r>
        <w:bookmarkStart w:id="48" w:name="_Hlk526112916"/>
        <m:sSup>
          <m:sSupPr>
            <m:ctrlPr>
              <w:rPr>
                <w:rFonts w:ascii="Cambria Math" w:hAnsi="Cambria Math" w:cstheme="minorHAnsi"/>
                <w:i/>
              </w:rPr>
            </m:ctrlPr>
          </m:sSupPr>
          <m:e>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r>
              <w:rPr>
                <w:rFonts w:ascii="Cambria Math" w:hAnsi="Cambria Math" w:cstheme="minorHAnsi"/>
              </w:rPr>
              <m:t>)</m:t>
            </m:r>
          </m:e>
          <m:sup>
            <m:r>
              <w:rPr>
                <w:rFonts w:ascii="Cambria Math" w:hAnsi="Cambria Math" w:cstheme="minorHAnsi"/>
              </w:rPr>
              <m:t>r</m:t>
            </m:r>
          </m:sup>
        </m:sSup>
      </m:oMath>
      <w:bookmarkEnd w:id="48"/>
      <w:r w:rsidRPr="0000799A">
        <w:rPr>
          <w:rFonts w:eastAsiaTheme="minorEastAsia" w:cstheme="minorHAnsi"/>
        </w:rPr>
        <w:t xml:space="preserve"> such that the difference between </w:t>
      </w:r>
      <m:oMath>
        <m:r>
          <w:rPr>
            <w:rFonts w:ascii="Cambria Math" w:eastAsiaTheme="minorEastAsia" w:hAnsi="Cambria Math" w:cstheme="minorHAnsi"/>
          </w:rPr>
          <m:t>x,x'</m:t>
        </m:r>
      </m:oMath>
      <w:r w:rsidRPr="0000799A">
        <w:rPr>
          <w:rFonts w:eastAsiaTheme="minorEastAsia" w:cstheme="minorHAnsi"/>
        </w:rPr>
        <w:t xml:space="preserve"> is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in</m:t>
            </m:r>
          </m:sub>
        </m:sSub>
      </m:oMath>
      <w:r w:rsidRPr="0000799A">
        <w:rPr>
          <w:rFonts w:eastAsiaTheme="minorEastAsia" w:cstheme="minorHAnsi"/>
        </w:rPr>
        <w:t xml:space="preserve">, and the difference between </w:t>
      </w:r>
      <m:oMath>
        <m:r>
          <w:rPr>
            <w:rFonts w:ascii="Cambria Math" w:eastAsiaTheme="minorEastAsia" w:hAnsi="Cambria Math" w:cstheme="minorHAnsi"/>
          </w:rPr>
          <m:t>f(x)</m:t>
        </m:r>
      </m:oMath>
      <w:r w:rsidRPr="0000799A">
        <w:rPr>
          <w:rFonts w:eastAsiaTheme="minorEastAsia" w:cstheme="minorHAnsi"/>
        </w:rPr>
        <w:t xml:space="preserve">, </w:t>
      </w:r>
      <m:oMath>
        <m:r>
          <w:rPr>
            <w:rFonts w:ascii="Cambria Math" w:eastAsiaTheme="minorEastAsia" w:hAnsi="Cambria Math" w:cstheme="minorHAnsi"/>
          </w:rPr>
          <m:t>f(</m:t>
        </m:r>
        <m:sSup>
          <m:sSupPr>
            <m:ctrlPr>
              <w:rPr>
                <w:rFonts w:ascii="Cambria Math" w:eastAsiaTheme="minorEastAsia" w:hAnsi="Cambria Math" w:cstheme="minorHAnsi"/>
                <w:i/>
              </w:rPr>
            </m:ctrlPr>
          </m:sSupPr>
          <m:e>
            <m:r>
              <w:rPr>
                <w:rFonts w:ascii="Cambria Math" w:eastAsiaTheme="minorEastAsia" w:hAnsi="Cambria Math" w:cstheme="minorHAnsi"/>
              </w:rPr>
              <m:t>x</m:t>
            </m:r>
          </m:e>
          <m:sup>
            <m:r>
              <w:rPr>
                <w:rFonts w:ascii="Cambria Math" w:eastAsiaTheme="minorEastAsia" w:hAnsi="Cambria Math" w:cstheme="minorHAnsi"/>
              </w:rPr>
              <m:t>'</m:t>
            </m:r>
          </m:sup>
        </m:sSup>
        <m:r>
          <w:rPr>
            <w:rFonts w:ascii="Cambria Math" w:eastAsiaTheme="minorEastAsia" w:hAnsi="Cambria Math" w:cstheme="minorHAnsi"/>
          </w:rPr>
          <m:t>)</m:t>
        </m:r>
      </m:oMath>
      <w:r w:rsidRPr="0000799A">
        <w:rPr>
          <w:rFonts w:eastAsiaTheme="minorEastAsia" w:cstheme="minorHAnsi"/>
        </w:rPr>
        <w:t xml:space="preserve"> is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out</m:t>
            </m:r>
          </m:sub>
        </m:sSub>
      </m:oMath>
      <w:r w:rsidRPr="0000799A">
        <w:rPr>
          <w:rFonts w:eastAsiaTheme="minorEastAsia" w:cstheme="minorHAnsi"/>
        </w:rPr>
        <w:t xml:space="preserve">. Using XOR differences, this is the same as saying there is an </w:t>
      </w:r>
      <m:oMath>
        <m:r>
          <w:rPr>
            <w:rFonts w:ascii="Cambria Math" w:eastAsiaTheme="minorEastAsia" w:hAnsi="Cambria Math" w:cstheme="minorHAnsi"/>
          </w:rPr>
          <m:t>x∈</m:t>
        </m:r>
        <m:sSup>
          <m:sSupPr>
            <m:ctrlPr>
              <w:rPr>
                <w:rFonts w:ascii="Cambria Math" w:hAnsi="Cambria Math" w:cstheme="minorHAnsi"/>
                <w:i/>
              </w:rPr>
            </m:ctrlPr>
          </m:sSupPr>
          <m:e>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r>
              <w:rPr>
                <w:rFonts w:ascii="Cambria Math" w:hAnsi="Cambria Math" w:cstheme="minorHAnsi"/>
              </w:rPr>
              <m:t>)</m:t>
            </m:r>
          </m:e>
          <m:sup>
            <m:r>
              <w:rPr>
                <w:rFonts w:ascii="Cambria Math" w:hAnsi="Cambria Math" w:cstheme="minorHAnsi"/>
              </w:rPr>
              <m:t>r</m:t>
            </m:r>
          </m:sup>
        </m:sSup>
      </m:oMath>
      <w:r w:rsidRPr="0000799A">
        <w:rPr>
          <w:rFonts w:eastAsiaTheme="minorEastAsia" w:cstheme="minorHAnsi"/>
        </w:rPr>
        <w:t xml:space="preserve"> with </w:t>
      </w:r>
      <m:oMath>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e>
              <m:sub>
                <m:r>
                  <w:rPr>
                    <w:rFonts w:ascii="Cambria Math" w:eastAsiaTheme="minorEastAsia" w:hAnsi="Cambria Math" w:cstheme="minorHAnsi"/>
                  </w:rPr>
                  <m:t>in</m:t>
                </m:r>
              </m:sub>
            </m:sSub>
          </m:e>
        </m:d>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e>
          <m:sub>
            <m:r>
              <w:rPr>
                <w:rFonts w:ascii="Cambria Math" w:eastAsiaTheme="minorEastAsia" w:hAnsi="Cambria Math" w:cstheme="minorHAnsi"/>
              </w:rPr>
              <m:t>out</m:t>
            </m:r>
          </m:sub>
        </m:sSub>
      </m:oMath>
      <w:r w:rsidRPr="0000799A">
        <w:rPr>
          <w:rFonts w:eastAsiaTheme="minorEastAsia" w:cstheme="minorHAnsi"/>
        </w:rPr>
        <w:t>.</w:t>
      </w:r>
      <w:r w:rsidR="00725263" w:rsidRPr="0000799A">
        <w:rPr>
          <w:rFonts w:eastAsiaTheme="minorEastAsia" w:cstheme="minorHAnsi"/>
        </w:rPr>
        <w:t xml:space="preserve"> </w:t>
      </w:r>
      <w:r w:rsidR="00A20467" w:rsidRPr="0000799A">
        <w:rPr>
          <w:rFonts w:eastAsiaTheme="minorEastAsia" w:cstheme="minorHAnsi"/>
        </w:rPr>
        <w:t xml:space="preserve">We say that the propagation of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in</m:t>
            </m:r>
          </m:sub>
        </m:sSub>
      </m:oMath>
      <w:r w:rsidR="00A20467" w:rsidRPr="0000799A">
        <w:rPr>
          <w:rFonts w:eastAsiaTheme="minorEastAsia" w:cstheme="minorHAnsi"/>
        </w:rPr>
        <w:t xml:space="preserve"> through </w:t>
      </w:r>
      <m:oMath>
        <m:r>
          <w:rPr>
            <w:rFonts w:ascii="Cambria Math" w:eastAsiaTheme="minorEastAsia" w:hAnsi="Cambria Math" w:cstheme="minorHAnsi"/>
          </w:rPr>
          <m:t>f</m:t>
        </m:r>
      </m:oMath>
      <w:r w:rsidR="00A20467" w:rsidRPr="0000799A">
        <w:rPr>
          <w:rFonts w:eastAsiaTheme="minorEastAsia" w:cstheme="minorHAnsi"/>
        </w:rPr>
        <w:t xml:space="preserve"> is the set of all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out</m:t>
            </m:r>
          </m:sub>
        </m:sSub>
      </m:oMath>
      <w:r w:rsidR="00A20467" w:rsidRPr="0000799A">
        <w:rPr>
          <w:rFonts w:eastAsiaTheme="minorEastAsia" w:cstheme="minorHAnsi"/>
        </w:rPr>
        <w:t xml:space="preserve"> satisfying the above relation. Using XOR differences, this is the same as saying the propagation of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in</m:t>
            </m:r>
          </m:sub>
        </m:sSub>
      </m:oMath>
      <w:r w:rsidR="00A20467" w:rsidRPr="0000799A">
        <w:rPr>
          <w:rFonts w:eastAsiaTheme="minorEastAsia" w:cstheme="minorHAnsi"/>
        </w:rPr>
        <w:t xml:space="preserve"> through </w:t>
      </w:r>
      <m:oMath>
        <m:r>
          <w:rPr>
            <w:rFonts w:ascii="Cambria Math" w:eastAsiaTheme="minorEastAsia" w:hAnsi="Cambria Math" w:cstheme="minorHAnsi"/>
          </w:rPr>
          <m:t>f</m:t>
        </m:r>
      </m:oMath>
      <w:r w:rsidR="00A20467" w:rsidRPr="0000799A">
        <w:rPr>
          <w:rFonts w:eastAsiaTheme="minorEastAsia" w:cstheme="minorHAnsi"/>
        </w:rPr>
        <w:t xml:space="preserve"> is the set </w:t>
      </w:r>
      <m:oMath>
        <m:r>
          <w:rPr>
            <w:rFonts w:ascii="Cambria Math" w:eastAsiaTheme="minorEastAsia" w:hAnsi="Cambria Math" w:cstheme="minorHAnsi"/>
          </w:rPr>
          <m:t>{ f</m:t>
        </m:r>
        <m:d>
          <m:dPr>
            <m:ctrlPr>
              <w:rPr>
                <w:rFonts w:ascii="Cambria Math" w:eastAsiaTheme="minorEastAsia" w:hAnsi="Cambria Math" w:cstheme="minorHAnsi"/>
                <w:i/>
              </w:rPr>
            </m:ctrlPr>
          </m:dPr>
          <m:e>
            <m:r>
              <w:rPr>
                <w:rFonts w:ascii="Cambria Math" w:eastAsiaTheme="minorEastAsia" w:hAnsi="Cambria Math" w:cstheme="minorHAnsi"/>
              </w:rPr>
              <m:t>x⊕</m:t>
            </m:r>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e>
              <m:sub>
                <m:r>
                  <w:rPr>
                    <w:rFonts w:ascii="Cambria Math" w:eastAsiaTheme="minorEastAsia" w:hAnsi="Cambria Math" w:cstheme="minorHAnsi"/>
                  </w:rPr>
                  <m:t>in</m:t>
                </m:r>
              </m:sub>
            </m:sSub>
          </m:e>
        </m:d>
        <m:r>
          <w:rPr>
            <w:rFonts w:ascii="Cambria Math" w:eastAsiaTheme="minorEastAsia" w:hAnsi="Cambria Math" w:cstheme="minorHAnsi"/>
          </w:rPr>
          <m:t>⊕f</m:t>
        </m:r>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 xml:space="preserve"> : x∈</m:t>
        </m:r>
        <m:sSup>
          <m:sSupPr>
            <m:ctrlPr>
              <w:rPr>
                <w:rFonts w:ascii="Cambria Math" w:hAnsi="Cambria Math" w:cstheme="minorHAnsi"/>
                <w:i/>
              </w:rPr>
            </m:ctrlPr>
          </m:sSupPr>
          <m:e>
            <m:sSubSup>
              <m:sSubSupPr>
                <m:ctrlPr>
                  <w:rPr>
                    <w:rFonts w:ascii="Cambria Math" w:hAnsi="Cambria Math" w:cstheme="minorHAnsi"/>
                    <w:i/>
                  </w:rPr>
                </m:ctrlPr>
              </m:sSubSupPr>
              <m:e>
                <m:r>
                  <m:rPr>
                    <m:scr m:val="double-struck"/>
                  </m:rPr>
                  <w:rPr>
                    <w:rFonts w:ascii="Cambria Math" w:hAnsi="Cambria Math" w:cstheme="minorHAnsi"/>
                  </w:rPr>
                  <m:t>(Z</m:t>
                </m:r>
              </m:e>
              <m:sub>
                <m:r>
                  <w:rPr>
                    <w:rFonts w:ascii="Cambria Math" w:hAnsi="Cambria Math" w:cstheme="minorHAnsi"/>
                  </w:rPr>
                  <m:t>2</m:t>
                </m:r>
              </m:sub>
              <m:sup>
                <m:r>
                  <w:rPr>
                    <w:rFonts w:ascii="Cambria Math" w:hAnsi="Cambria Math" w:cstheme="minorHAnsi"/>
                  </w:rPr>
                  <m:t>b</m:t>
                </m:r>
              </m:sup>
            </m:sSubSup>
            <m:r>
              <w:rPr>
                <w:rFonts w:ascii="Cambria Math" w:hAnsi="Cambria Math" w:cstheme="minorHAnsi"/>
              </w:rPr>
              <m:t>)</m:t>
            </m:r>
          </m:e>
          <m:sup>
            <m:r>
              <w:rPr>
                <w:rFonts w:ascii="Cambria Math" w:hAnsi="Cambria Math" w:cstheme="minorHAnsi"/>
              </w:rPr>
              <m:t>r</m:t>
            </m:r>
          </m:sup>
        </m:sSup>
        <m:r>
          <w:rPr>
            <w:rFonts w:ascii="Cambria Math" w:hAnsi="Cambria Math" w:cstheme="minorHAnsi"/>
          </w:rPr>
          <m:t xml:space="preserve"> }</m:t>
        </m:r>
      </m:oMath>
      <w:r w:rsidR="003E1579" w:rsidRPr="0000799A">
        <w:rPr>
          <w:rFonts w:eastAsiaTheme="minorEastAsia" w:cstheme="minorHAnsi"/>
        </w:rPr>
        <w:t xml:space="preserve">. Furthermore, we can count the frequency of each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out</m:t>
            </m:r>
          </m:sub>
        </m:sSub>
      </m:oMath>
      <w:r w:rsidR="003E1579" w:rsidRPr="0000799A">
        <w:rPr>
          <w:rFonts w:eastAsiaTheme="minorEastAsia" w:cstheme="minorHAnsi"/>
        </w:rPr>
        <w:t xml:space="preserve"> to determine the probability that it holds, </w:t>
      </w:r>
      <m:oMath>
        <m:r>
          <w:rPr>
            <w:rFonts w:ascii="Cambria Math" w:eastAsiaTheme="minorEastAsia" w:hAnsi="Cambria Math" w:cstheme="minorHAnsi"/>
          </w:rPr>
          <m:t>ρ</m:t>
        </m:r>
      </m:oMath>
      <w:r w:rsidR="003E1579" w:rsidRPr="0000799A">
        <w:rPr>
          <w:rFonts w:eastAsiaTheme="minorEastAsia" w:cstheme="minorHAnsi"/>
        </w:rPr>
        <w:t>. In general, the propagation of an input difference through a function is all such output difference and probability pairs, where the output difference satisfies our above relation, and the probability is the frequency at which the output difference occurred.</w:t>
      </w:r>
    </w:p>
    <w:p w:rsidR="003E1579" w:rsidRPr="00C803EA" w:rsidRDefault="00684A8A" w:rsidP="00D3471C">
      <w:pPr>
        <w:pStyle w:val="paragraph"/>
        <w:rPr>
          <w:rFonts w:eastAsiaTheme="minorEastAsia" w:cstheme="minorHAnsi"/>
        </w:rPr>
      </w:pPr>
      <w:r w:rsidRPr="00C803EA">
        <w:rPr>
          <w:rFonts w:cstheme="minorHAnsi"/>
        </w:rPr>
        <w:t xml:space="preserve">Since a hash function can be </w:t>
      </w:r>
      <w:r w:rsidR="002129B3" w:rsidRPr="00C803EA">
        <w:rPr>
          <w:rFonts w:cstheme="minorHAnsi"/>
        </w:rPr>
        <w:t>viewed</w:t>
      </w:r>
      <w:r w:rsidRPr="00C803EA">
        <w:rPr>
          <w:rFonts w:cstheme="minorHAnsi"/>
        </w:rPr>
        <w:t xml:space="preserve"> as the composition of a set of components, i.e. </w:t>
      </w:r>
      <m:oMath>
        <m:r>
          <w:rPr>
            <w:rFonts w:ascii="Cambria Math" w:hAnsi="Cambria Math" w:cstheme="minorHAnsi"/>
          </w:rPr>
          <m:t>H=</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n</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n-1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0</m:t>
            </m:r>
          </m:sub>
        </m:sSub>
      </m:oMath>
      <w:r w:rsidRPr="00C803EA">
        <w:rPr>
          <w:rFonts w:eastAsiaTheme="minorEastAsia" w:cstheme="minorHAnsi"/>
        </w:rPr>
        <w:t xml:space="preserve">, it is enough to explain how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Δ</m:t>
            </m:r>
          </m:e>
          <m:sub>
            <m:r>
              <w:rPr>
                <w:rFonts w:ascii="Cambria Math" w:eastAsiaTheme="minorEastAsia" w:hAnsi="Cambria Math" w:cstheme="minorHAnsi"/>
              </w:rPr>
              <m:t>in</m:t>
            </m:r>
          </m:sub>
        </m:sSub>
      </m:oMath>
      <w:r w:rsidR="002129B3" w:rsidRPr="00C803EA">
        <w:rPr>
          <w:rFonts w:eastAsiaTheme="minorEastAsia" w:cstheme="minorHAnsi"/>
        </w:rPr>
        <w:t xml:space="preserve"> can be propagated through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0</m:t>
            </m:r>
          </m:sub>
        </m:sSub>
      </m:oMath>
      <w:r w:rsidR="002129B3" w:rsidRPr="00C803EA">
        <w:rPr>
          <w:rFonts w:eastAsiaTheme="minorEastAsia" w:cstheme="minorHAnsi"/>
        </w:rPr>
        <w:t xml:space="preserve">. </w:t>
      </w:r>
      <w:r w:rsidR="002129B3" w:rsidRPr="00C803EA">
        <w:rPr>
          <w:rFonts w:eastAsiaTheme="minorEastAsia" w:cstheme="minorHAnsi"/>
        </w:rPr>
        <w:lastRenderedPageBreak/>
        <w:t xml:space="preserve">Recall that </w:t>
      </w:r>
      <m:oMath>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0</m:t>
                </m:r>
              </m:sub>
            </m:sSub>
          </m:e>
        </m:d>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0</m:t>
            </m:r>
          </m:sub>
        </m:sSub>
        <m:d>
          <m:dPr>
            <m:ctrlPr>
              <w:rPr>
                <w:rFonts w:ascii="Cambria Math" w:eastAsiaTheme="minorEastAsia" w:hAnsi="Cambria Math" w:cstheme="minorHAnsi"/>
                <w:i/>
              </w:rPr>
            </m:ctrlPr>
          </m:dPr>
          <m:e>
            <m:r>
              <w:rPr>
                <w:rFonts w:ascii="Cambria Math" w:eastAsiaTheme="minorEastAsia" w:hAnsi="Cambria Math" w:cstheme="minorHAnsi"/>
              </w:rPr>
              <m:t>x</m:t>
            </m:r>
          </m:e>
        </m:d>
        <m:r>
          <w:rPr>
            <w:rFonts w:ascii="Cambria Math" w:eastAsiaTheme="minorEastAsia" w:hAnsi="Cambria Math" w:cstheme="minorHAnsi"/>
          </w:rPr>
          <m:t>)</m:t>
        </m:r>
      </m:oMath>
      <w:r w:rsidR="002129B3" w:rsidRPr="00C803EA">
        <w:rPr>
          <w:rFonts w:eastAsiaTheme="minorEastAsia" w:cstheme="minorHAnsi"/>
        </w:rPr>
        <w:t xml:space="preserve">, so to begin, we propagate </w:t>
      </w:r>
      <m:oMath>
        <m:sSub>
          <m:sSubPr>
            <m:ctrlPr>
              <w:rPr>
                <w:rFonts w:ascii="Cambria Math" w:eastAsiaTheme="minorEastAsia" w:hAnsi="Cambria Math" w:cstheme="minorHAnsi"/>
              </w:rPr>
            </m:ctrlPr>
          </m:sSubPr>
          <m:e>
            <m:r>
              <m:rPr>
                <m:sty m:val="p"/>
              </m:rPr>
              <w:rPr>
                <w:rFonts w:ascii="Cambria Math" w:eastAsiaTheme="minorEastAsia" w:hAnsi="Cambria Math" w:cstheme="minorHAnsi"/>
              </w:rPr>
              <m:t>Δ</m:t>
            </m:r>
          </m:e>
          <m:sub>
            <m:r>
              <m:rPr>
                <m:sty m:val="p"/>
              </m:rPr>
              <w:rPr>
                <w:rFonts w:ascii="Cambria Math" w:eastAsiaTheme="minorEastAsia" w:hAnsi="Cambria Math" w:cstheme="minorHAnsi"/>
              </w:rPr>
              <m:t>in</m:t>
            </m:r>
          </m:sub>
        </m:sSub>
      </m:oMath>
      <w:r w:rsidR="002129B3" w:rsidRPr="00C803EA">
        <w:rPr>
          <w:rFonts w:eastAsiaTheme="minorEastAsia" w:cstheme="minorHAnsi"/>
        </w:rPr>
        <w:t xml:space="preserve"> through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0</m:t>
            </m:r>
          </m:sub>
        </m:sSub>
      </m:oMath>
      <w:r w:rsidR="002129B3" w:rsidRPr="00C803EA">
        <w:rPr>
          <w:rFonts w:eastAsiaTheme="minorEastAsia" w:cstheme="minorHAnsi"/>
        </w:rPr>
        <w:t xml:space="preserve">, which yields a set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0</m:t>
            </m:r>
          </m:sub>
        </m:sSub>
      </m:oMath>
      <w:r w:rsidR="002129B3" w:rsidRPr="00C803EA">
        <w:rPr>
          <w:rFonts w:eastAsiaTheme="minorEastAsia" w:cstheme="minorHAnsi"/>
        </w:rPr>
        <w:t xml:space="preserve">, where </w:t>
      </w:r>
      <m:oMath>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ctrlPr>
                  <w:rPr>
                    <w:rFonts w:ascii="Cambria Math" w:eastAsiaTheme="minorEastAsia" w:hAnsi="Cambria Math" w:cstheme="minorHAnsi"/>
                  </w:rPr>
                </m:ctrlPr>
              </m:e>
              <m:sup>
                <m:r>
                  <w:rPr>
                    <w:rFonts w:ascii="Cambria Math" w:eastAsiaTheme="minorEastAsia" w:hAnsi="Cambria Math" w:cstheme="minorHAnsi"/>
                  </w:rPr>
                  <m:t>'</m:t>
                </m:r>
              </m:sup>
            </m:sSup>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0</m:t>
                </m:r>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0</m:t>
            </m:r>
          </m:sub>
        </m:sSub>
      </m:oMath>
      <w:r w:rsidR="002129B3" w:rsidRPr="00C803EA">
        <w:rPr>
          <w:rFonts w:eastAsiaTheme="minorEastAsia" w:cstheme="minorHAnsi"/>
        </w:rPr>
        <w:t xml:space="preserve"> is an output difference corresponding to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in</m:t>
            </m:r>
          </m:sub>
        </m:sSub>
      </m:oMath>
      <w:r w:rsidR="002129B3" w:rsidRPr="00C803EA">
        <w:rPr>
          <w:rFonts w:eastAsiaTheme="minorEastAsia" w:cstheme="minorHAnsi"/>
        </w:rPr>
        <w:t xml:space="preserve"> through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0</m:t>
            </m:r>
          </m:sub>
        </m:sSub>
      </m:oMath>
      <w:r w:rsidR="002129B3" w:rsidRPr="00C803EA">
        <w:rPr>
          <w:rFonts w:eastAsiaTheme="minorEastAsia" w:cstheme="minorHAnsi"/>
        </w:rPr>
        <w:t xml:space="preserve">, and has a probability of </w:t>
      </w:r>
      <m:oMath>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0</m:t>
            </m:r>
          </m:sub>
        </m:sSub>
      </m:oMath>
      <w:r w:rsidR="002129B3" w:rsidRPr="00C803EA">
        <w:rPr>
          <w:rFonts w:eastAsiaTheme="minorEastAsia" w:cstheme="minorHAnsi"/>
        </w:rPr>
        <w:t xml:space="preserve">. For each of these pairs, we may then propagate </w:t>
      </w:r>
      <m:oMath>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ctrlPr>
              <w:rPr>
                <w:rFonts w:ascii="Cambria Math" w:eastAsiaTheme="minorEastAsia" w:hAnsi="Cambria Math" w:cstheme="minorHAnsi"/>
              </w:rPr>
            </m:ctrlPr>
          </m:e>
          <m:sup>
            <m:r>
              <w:rPr>
                <w:rFonts w:ascii="Cambria Math" w:eastAsiaTheme="minorEastAsia" w:hAnsi="Cambria Math" w:cstheme="minorHAnsi"/>
              </w:rPr>
              <m:t>'</m:t>
            </m:r>
          </m:sup>
        </m:sSup>
      </m:oMath>
      <w:r w:rsidR="002129B3" w:rsidRPr="00C803EA">
        <w:rPr>
          <w:rFonts w:eastAsiaTheme="minorEastAsia" w:cstheme="minorHAnsi"/>
        </w:rPr>
        <w:t xml:space="preserve"> through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oMath>
      <w:r w:rsidR="002129B3" w:rsidRPr="00C803EA">
        <w:rPr>
          <w:rFonts w:eastAsiaTheme="minorEastAsia" w:cstheme="minorHAnsi"/>
        </w:rPr>
        <w:t xml:space="preserve"> to attain another set,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oMath>
      <w:r w:rsidR="002129B3" w:rsidRPr="00C803EA">
        <w:rPr>
          <w:rFonts w:eastAsiaTheme="minorEastAsia" w:cstheme="minorHAnsi"/>
        </w:rPr>
        <w:t xml:space="preserve">, where </w:t>
      </w:r>
      <m:oMath>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e>
              <m:sub>
                <m:r>
                  <w:rPr>
                    <w:rFonts w:ascii="Cambria Math" w:eastAsiaTheme="minorEastAsia" w:hAnsi="Cambria Math" w:cstheme="minorHAnsi"/>
                  </w:rPr>
                  <m:t>out</m:t>
                </m:r>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e>
        </m:d>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r>
          <w:rPr>
            <w:rFonts w:ascii="Cambria Math" w:eastAsiaTheme="minorEastAsia" w:hAnsi="Cambria Math" w:cstheme="minorHAnsi"/>
          </w:rPr>
          <m:t xml:space="preserve"> </m:t>
        </m:r>
      </m:oMath>
      <w:r w:rsidR="002129B3" w:rsidRPr="00C803EA">
        <w:rPr>
          <w:rFonts w:eastAsiaTheme="minorEastAsia" w:cstheme="minorHAnsi"/>
        </w:rPr>
        <w:t xml:space="preserve"> is an output difference corresponding to </w:t>
      </w:r>
      <m:oMath>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ctrlPr>
              <w:rPr>
                <w:rFonts w:ascii="Cambria Math" w:eastAsiaTheme="minorEastAsia" w:hAnsi="Cambria Math" w:cstheme="minorHAnsi"/>
              </w:rPr>
            </m:ctrlPr>
          </m:e>
          <m:sup>
            <m:r>
              <w:rPr>
                <w:rFonts w:ascii="Cambria Math" w:eastAsiaTheme="minorEastAsia" w:hAnsi="Cambria Math" w:cstheme="minorHAnsi"/>
              </w:rPr>
              <m:t>'</m:t>
            </m:r>
          </m:sup>
        </m:sSup>
      </m:oMath>
      <w:r w:rsidR="002129B3" w:rsidRPr="00C803EA">
        <w:rPr>
          <w:rFonts w:eastAsiaTheme="minorEastAsia" w:cstheme="minorHAnsi"/>
        </w:rPr>
        <w:t xml:space="preserve"> through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oMath>
      <w:r w:rsidR="002129B3" w:rsidRPr="00C803EA">
        <w:rPr>
          <w:rFonts w:eastAsiaTheme="minorEastAsia" w:cstheme="minorHAnsi"/>
        </w:rPr>
        <w:t xml:space="preserve">, and has a probability of </w:t>
      </w:r>
      <m:oMath>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oMath>
      <w:r w:rsidR="002129B3" w:rsidRPr="00C803EA">
        <w:rPr>
          <w:rFonts w:eastAsiaTheme="minorEastAsia" w:cstheme="minorHAnsi"/>
        </w:rPr>
        <w:t xml:space="preserve">. By taking all possible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oMath>
      <w:r w:rsidR="002129B3" w:rsidRPr="00C803EA">
        <w:rPr>
          <w:rFonts w:eastAsiaTheme="minorEastAsia" w:cstheme="minorHAnsi"/>
        </w:rPr>
        <w:t xml:space="preserve">, we have the propagation of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in</m:t>
            </m:r>
          </m:sub>
        </m:sSub>
      </m:oMath>
      <w:r w:rsidR="002129B3" w:rsidRPr="00C803EA">
        <w:rPr>
          <w:rFonts w:eastAsiaTheme="minorEastAsia" w:cstheme="minorHAnsi"/>
        </w:rPr>
        <w:t xml:space="preserve"> through </w:t>
      </w:r>
      <m:oMath>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1</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u</m:t>
            </m:r>
          </m:e>
          <m:sub>
            <m:r>
              <w:rPr>
                <w:rFonts w:ascii="Cambria Math" w:eastAsiaTheme="minorEastAsia" w:hAnsi="Cambria Math" w:cstheme="minorHAnsi"/>
              </w:rPr>
              <m:t>0</m:t>
            </m:r>
          </m:sub>
        </m:sSub>
      </m:oMath>
      <w:r w:rsidR="002129B3" w:rsidRPr="00C803EA">
        <w:rPr>
          <w:rFonts w:eastAsiaTheme="minorEastAsia" w:cstheme="minorHAnsi"/>
        </w:rPr>
        <w:t xml:space="preserve"> as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ub>
        </m:sSub>
        <m:r>
          <w:rPr>
            <w:rFonts w:ascii="Cambria Math" w:eastAsiaTheme="minorEastAsia" w:hAnsi="Cambria Math" w:cstheme="minorHAnsi"/>
          </w:rPr>
          <m:t xml:space="preserve">={ </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e>
              <m:sub>
                <m:r>
                  <w:rPr>
                    <w:rFonts w:ascii="Cambria Math" w:eastAsiaTheme="minorEastAsia" w:hAnsi="Cambria Math" w:cstheme="minorHAnsi"/>
                  </w:rPr>
                  <m:t>out</m:t>
                </m:r>
              </m:sub>
            </m:sSub>
            <m:r>
              <w:rPr>
                <w:rFonts w:ascii="Cambria Math" w:eastAsiaTheme="minorEastAsia" w:hAnsi="Cambria Math" w:cstheme="minorHAnsi"/>
              </w:rPr>
              <m:t>, ρ</m:t>
            </m:r>
          </m:e>
        </m:d>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e>
          <m:sub>
            <m:r>
              <w:rPr>
                <w:rFonts w:ascii="Cambria Math" w:eastAsiaTheme="minorEastAsia" w:hAnsi="Cambria Math" w:cstheme="minorHAnsi"/>
              </w:rPr>
              <m:t>out</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r>
          <w:rPr>
            <w:rFonts w:ascii="Cambria Math" w:eastAsiaTheme="minorEastAsia" w:hAnsi="Cambria Math" w:cstheme="minorHAnsi"/>
          </w:rPr>
          <m:t xml:space="preserve"> }</m:t>
        </m:r>
      </m:oMath>
      <w:r w:rsidR="002129B3" w:rsidRPr="00C803EA">
        <w:rPr>
          <w:rFonts w:eastAsiaTheme="minorEastAsia" w:cstheme="minorHAnsi"/>
        </w:rPr>
        <w:t xml:space="preserve">, where </w:t>
      </w:r>
      <m:oMath>
        <m:r>
          <w:rPr>
            <w:rFonts w:ascii="Cambria Math" w:eastAsiaTheme="minorEastAsia" w:hAnsi="Cambria Math" w:cstheme="minorHAnsi"/>
          </w:rPr>
          <m:t>ρ</m:t>
        </m:r>
      </m:oMath>
      <w:r w:rsidR="002129B3" w:rsidRPr="00C803EA">
        <w:rPr>
          <w:rFonts w:eastAsiaTheme="minorEastAsia" w:cstheme="minorHAnsi"/>
        </w:rPr>
        <w:t xml:space="preserve"> is taken to be the product of all </w:t>
      </w:r>
      <m:oMath>
        <m:sSub>
          <m:sSubPr>
            <m:ctrlPr>
              <w:rPr>
                <w:rFonts w:ascii="Cambria Math" w:eastAsiaTheme="minorEastAsia" w:hAnsi="Cambria Math" w:cstheme="minorHAnsi"/>
                <w:i/>
              </w:rPr>
            </m:ctrlPr>
          </m:sSubPr>
          <m:e>
            <m:r>
              <w:rPr>
                <w:rFonts w:ascii="Cambria Math" w:eastAsiaTheme="minorEastAsia" w:hAnsi="Cambria Math" w:cstheme="minorHAnsi"/>
              </w:rPr>
              <m:t>ρ</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oMath>
      <w:r w:rsidR="00033036" w:rsidRPr="00C803EA">
        <w:rPr>
          <w:rFonts w:eastAsiaTheme="minorEastAsia" w:cstheme="minorHAnsi"/>
        </w:rPr>
        <w:t xml:space="preserve"> corresponding to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out</m:t>
            </m:r>
          </m:sub>
        </m:sSub>
      </m:oMath>
      <w:r w:rsidR="00033036" w:rsidRPr="00C803EA">
        <w:rPr>
          <w:rFonts w:eastAsiaTheme="minorEastAsia" w:cstheme="minorHAnsi"/>
        </w:rPr>
        <w:t xml:space="preserve"> in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1,</m:t>
            </m:r>
            <m:sSup>
              <m:sSupPr>
                <m:ctrlPr>
                  <w:rPr>
                    <w:rFonts w:ascii="Cambria Math" w:eastAsiaTheme="minorEastAsia" w:hAnsi="Cambria Math" w:cstheme="minorHAnsi"/>
                    <w:i/>
                  </w:rPr>
                </m:ctrlPr>
              </m:sSupPr>
              <m:e>
                <m:r>
                  <m:rPr>
                    <m:sty m:val="p"/>
                  </m:rPr>
                  <w:rPr>
                    <w:rFonts w:ascii="Cambria Math" w:eastAsiaTheme="minorEastAsia" w:hAnsi="Cambria Math" w:cstheme="minorHAnsi"/>
                  </w:rPr>
                  <m:t>Δ</m:t>
                </m:r>
              </m:e>
              <m:sup>
                <m:r>
                  <w:rPr>
                    <w:rFonts w:ascii="Cambria Math" w:eastAsiaTheme="minorEastAsia" w:hAnsi="Cambria Math" w:cstheme="minorHAnsi"/>
                  </w:rPr>
                  <m:t>'</m:t>
                </m:r>
              </m:sup>
            </m:sSup>
          </m:sub>
        </m:sSub>
        <m:r>
          <w:rPr>
            <w:rFonts w:ascii="Cambria Math" w:eastAsiaTheme="minorEastAsia" w:hAnsi="Cambria Math" w:cstheme="minorHAnsi"/>
          </w:rPr>
          <m:t>.</m:t>
        </m:r>
      </m:oMath>
    </w:p>
    <w:p w:rsidR="00C54F3F" w:rsidRDefault="00033036" w:rsidP="009B2AD9">
      <w:pPr>
        <w:pStyle w:val="paragraph"/>
        <w:keepNext/>
      </w:pPr>
      <w:r>
        <w:rPr>
          <w:rFonts w:ascii="Cambria Math" w:eastAsiaTheme="minorEastAsia" w:hAnsi="Cambria Math"/>
          <w:b/>
          <w:noProof/>
        </w:rPr>
        <w:drawing>
          <wp:inline distT="0" distB="0" distL="0" distR="0">
            <wp:extent cx="4740275" cy="2113915"/>
            <wp:effectExtent l="0" t="0" r="0" b="635"/>
            <wp:docPr id="6" name="Picture 6" descr="D:\Uni\COMP520\report\assets\Propagation-u0-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COMP520\report\assets\Propagation-u0-u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0275" cy="2113915"/>
                    </a:xfrm>
                    <a:prstGeom prst="rect">
                      <a:avLst/>
                    </a:prstGeom>
                    <a:noFill/>
                    <a:ln>
                      <a:noFill/>
                    </a:ln>
                  </pic:spPr>
                </pic:pic>
              </a:graphicData>
            </a:graphic>
          </wp:inline>
        </w:drawing>
      </w:r>
    </w:p>
    <w:p w:rsidR="00033036" w:rsidRDefault="009B2AD9" w:rsidP="009B2AD9">
      <w:pPr>
        <w:pStyle w:val="Caption"/>
        <w:jc w:val="both"/>
        <w:rPr>
          <w:rFonts w:ascii="Cambria Math" w:hAnsi="Cambria Math"/>
        </w:rPr>
      </w:pPr>
      <w:bookmarkStart w:id="49" w:name="_Toc528019280"/>
      <w:r>
        <w:t xml:space="preserve">Figure </w:t>
      </w:r>
      <w:r w:rsidR="008025B5">
        <w:fldChar w:fldCharType="begin"/>
      </w:r>
      <w:r w:rsidR="008025B5">
        <w:instrText xml:space="preserve"> SEQ Figure \* ARABIC </w:instrText>
      </w:r>
      <w:r w:rsidR="008025B5">
        <w:fldChar w:fldCharType="separate"/>
      </w:r>
      <w:r w:rsidR="00DC273F">
        <w:rPr>
          <w:noProof/>
        </w:rPr>
        <w:t>6</w:t>
      </w:r>
      <w:r w:rsidR="008025B5">
        <w:rPr>
          <w:noProof/>
        </w:rPr>
        <w:fldChar w:fldCharType="end"/>
      </w:r>
      <w:r>
        <w:t xml:space="preserve"> - Propagation of Differences</w:t>
      </w:r>
      <w:bookmarkEnd w:id="49"/>
    </w:p>
    <w:p w:rsidR="009D074F" w:rsidRPr="00C54F3F" w:rsidRDefault="009D074F" w:rsidP="00D3471C">
      <w:pPr>
        <w:pStyle w:val="paragraph"/>
        <w:rPr>
          <w:rFonts w:cstheme="minorHAnsi"/>
        </w:rPr>
      </w:pPr>
      <w:r w:rsidRPr="00C54F3F">
        <w:rPr>
          <w:rFonts w:cstheme="minorHAnsi"/>
        </w:rPr>
        <w:t xml:space="preserve">So, propagation of a difference through a hash function produces a tree, which we will refer to as the propagation tree, in which each branch represents one possible outcome of our difference. </w:t>
      </w:r>
      <w:r w:rsidR="00D919EB" w:rsidRPr="00C54F3F">
        <w:rPr>
          <w:rFonts w:cstheme="minorHAnsi"/>
        </w:rPr>
        <w:t xml:space="preserve">The </w:t>
      </w:r>
      <m:oMath>
        <m:sSub>
          <m:sSubPr>
            <m:ctrlPr>
              <w:rPr>
                <w:rFonts w:ascii="Cambria Math" w:hAnsi="Cambria Math" w:cstheme="minorHAnsi"/>
                <w:i/>
              </w:rPr>
            </m:ctrlPr>
          </m:sSubPr>
          <m:e>
            <m:r>
              <m:rPr>
                <m:sty m:val="p"/>
              </m:rPr>
              <w:rPr>
                <w:rFonts w:ascii="Cambria Math" w:hAnsi="Cambria Math" w:cstheme="minorHAnsi"/>
              </w:rPr>
              <m:t>Δ</m:t>
            </m:r>
            <m:ctrlPr>
              <w:rPr>
                <w:rFonts w:ascii="Cambria Math" w:hAnsi="Cambria Math" w:cstheme="minorHAnsi"/>
              </w:rPr>
            </m:ctrlPr>
          </m:e>
          <m:sub>
            <m:r>
              <w:rPr>
                <w:rFonts w:ascii="Cambria Math" w:hAnsi="Cambria Math" w:cstheme="minorHAnsi"/>
              </w:rPr>
              <m:t>in</m:t>
            </m:r>
          </m:sub>
        </m:sSub>
      </m:oMath>
      <w:r w:rsidR="00D919EB" w:rsidRPr="00C54F3F">
        <w:rPr>
          <w:rFonts w:eastAsiaTheme="minorEastAsia" w:cstheme="minorHAnsi"/>
        </w:rPr>
        <w:t xml:space="preserve"> for a hash function </w:t>
      </w:r>
      <m:oMath>
        <m:r>
          <w:rPr>
            <w:rFonts w:ascii="Cambria Math" w:eastAsiaTheme="minorEastAsia" w:hAnsi="Cambria Math" w:cstheme="minorHAnsi"/>
          </w:rPr>
          <m:t>H</m:t>
        </m:r>
      </m:oMath>
      <w:r w:rsidR="00D919EB" w:rsidRPr="00C54F3F">
        <w:rPr>
          <w:rFonts w:eastAsiaTheme="minorEastAsia" w:cstheme="minorHAnsi"/>
        </w:rPr>
        <w:t xml:space="preserve"> is typically referred to as the input difference,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0</m:t>
            </m:r>
          </m:sub>
        </m:sSub>
      </m:oMath>
      <w:r w:rsidR="00D919EB" w:rsidRPr="00C54F3F">
        <w:rPr>
          <w:rFonts w:eastAsiaTheme="minorEastAsia" w:cstheme="minorHAnsi"/>
        </w:rPr>
        <w:t>.</w:t>
      </w:r>
      <w:r w:rsidR="00C54F3F">
        <w:rPr>
          <w:rFonts w:eastAsiaTheme="minorEastAsia" w:cstheme="minorHAnsi"/>
        </w:rPr>
        <w:t xml:space="preserve"> A path from the root to any leaf of this tree is referred to as a differential characteristic, or more commonly a differential trail. </w:t>
      </w:r>
    </w:p>
    <w:p w:rsidR="00D919EB" w:rsidRDefault="00D919EB" w:rsidP="00D3471C">
      <w:pPr>
        <w:pStyle w:val="paragraph"/>
        <w:rPr>
          <w:rFonts w:eastAsiaTheme="minorEastAsia"/>
        </w:rPr>
      </w:pPr>
      <w:r>
        <w:t xml:space="preserve">To perform a differential attack on a hash function </w:t>
      </w:r>
      <m:oMath>
        <m:r>
          <w:rPr>
            <w:rFonts w:ascii="Cambria Math" w:hAnsi="Cambria Math" w:cs="Linux Libertine"/>
          </w:rPr>
          <m:t>H</m:t>
        </m:r>
      </m:oMath>
      <w:r>
        <w:rPr>
          <w:rFonts w:eastAsiaTheme="minorEastAsia"/>
        </w:rPr>
        <w:t xml:space="preserve">, we first need to select a choice for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From here, we can construct the propagation tree, and collect the possible output differences, </w:t>
      </w:r>
      <m:oMath>
        <m:d>
          <m:dPr>
            <m:ctrlPr>
              <w:rPr>
                <w:rFonts w:ascii="Cambria Math" w:eastAsiaTheme="minorEastAsia" w:hAnsi="Cambria Math" w:cs="Linux Libertine"/>
                <w:i/>
              </w:rPr>
            </m:ctrlPr>
          </m:dPr>
          <m:e>
            <m:sSub>
              <m:sSubPr>
                <m:ctrlPr>
                  <w:rPr>
                    <w:rFonts w:ascii="Cambria Math" w:eastAsiaTheme="minorEastAsia" w:hAnsi="Cambria Math" w:cs="Linux Libertine"/>
                    <w:i/>
                  </w:rPr>
                </m:ctrlPr>
              </m:sSubPr>
              <m:e>
                <m:r>
                  <m:rPr>
                    <m:sty m:val="p"/>
                  </m:rPr>
                  <w:rPr>
                    <w:rFonts w:ascii="Cambria Math" w:eastAsiaTheme="minorEastAsia" w:hAnsi="Cambria Math" w:cs="Linux Libertine"/>
                  </w:rPr>
                  <m:t>Δ</m:t>
                </m:r>
              </m:e>
              <m:sub>
                <m:r>
                  <w:rPr>
                    <w:rFonts w:ascii="Cambria Math" w:eastAsiaTheme="minorEastAsia" w:hAnsi="Cambria Math" w:cs="Linux Libertine"/>
                  </w:rPr>
                  <m:t>out</m:t>
                </m:r>
              </m:sub>
            </m:sSub>
            <m:r>
              <w:rPr>
                <w:rFonts w:ascii="Cambria Math" w:eastAsiaTheme="minorEastAsia" w:hAnsi="Cambria Math" w:cs="Linux Libertine"/>
              </w:rPr>
              <m:t xml:space="preserve">, </m:t>
            </m:r>
            <m:r>
              <w:rPr>
                <w:rFonts w:ascii="Cambria Math" w:eastAsiaTheme="minorEastAsia" w:hAnsi="Cambria Math" w:cs="Cambria Math"/>
              </w:rPr>
              <m:t>ρ</m:t>
            </m:r>
          </m:e>
        </m:d>
        <m:r>
          <w:rPr>
            <w:rFonts w:ascii="Cambria Math" w:eastAsiaTheme="minorEastAsia" w:hAnsi="Cambria Math" w:cs="Linux Libertine"/>
          </w:rPr>
          <m:t>∈X</m:t>
        </m:r>
      </m:oMath>
      <w:r>
        <w:rPr>
          <w:rFonts w:eastAsiaTheme="minorEastAsia"/>
        </w:rPr>
        <w:t xml:space="preserve">. The specific output difference we seek is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out</m:t>
            </m:r>
          </m:sub>
        </m:sSub>
        <m:r>
          <w:rPr>
            <w:rFonts w:ascii="Cambria Math" w:eastAsiaTheme="minorEastAsia" w:hAnsi="Cambria Math" w:cs="Linux Libertine"/>
          </w:rPr>
          <m:t>=0</m:t>
        </m:r>
      </m:oMath>
      <w:r>
        <w:rPr>
          <w:rFonts w:eastAsiaTheme="minorEastAsia"/>
        </w:rPr>
        <w:t xml:space="preserve">; if this is the case, then our two inputs must share the same hash value, as the difference in their hashes is zero. To find a collision, it is then enough to simply randomly sample inputs </w:t>
      </w:r>
      <m:oMath>
        <m:r>
          <w:rPr>
            <w:rFonts w:ascii="Cambria Math" w:eastAsiaTheme="minorEastAsia" w:hAnsi="Cambria Math" w:cs="Linux Libertine"/>
          </w:rPr>
          <m:t>x</m:t>
        </m:r>
        <m:r>
          <w:rPr>
            <w:rFonts w:ascii="Linux Libertine" w:eastAsiaTheme="minorEastAsia" w:hAnsi="Linux Libertine" w:cs="Linux Libertine"/>
          </w:rPr>
          <m:t xml:space="preserve">, </m:t>
        </m:r>
        <m:sSup>
          <m:sSupPr>
            <m:ctrlPr>
              <w:rPr>
                <w:rFonts w:ascii="Cambria Math" w:eastAsiaTheme="minorEastAsia" w:hAnsi="Cambria Math" w:cs="Linux Libertine"/>
                <w:i/>
              </w:rPr>
            </m:ctrlPr>
          </m:sSupPr>
          <m:e>
            <m:r>
              <w:rPr>
                <w:rFonts w:ascii="Cambria Math" w:eastAsiaTheme="minorEastAsia" w:hAnsi="Cambria Math" w:cs="Linux Libertine"/>
              </w:rPr>
              <m:t>x</m:t>
            </m:r>
            <m:ctrlPr>
              <w:rPr>
                <w:rFonts w:ascii="Linux Libertine" w:eastAsiaTheme="minorEastAsia" w:hAnsi="Linux Libertine" w:cs="Linux Libertine"/>
                <w:i/>
              </w:rPr>
            </m:ctrlPr>
          </m:e>
          <m:sup>
            <m:r>
              <w:rPr>
                <w:rFonts w:ascii="Cambria Math" w:eastAsiaTheme="minorEastAsia" w:hAnsi="Cambria Math" w:cs="Linux Libertine"/>
              </w:rPr>
              <m:t>'</m:t>
            </m:r>
          </m:sup>
        </m:sSup>
      </m:oMath>
      <w:r>
        <w:rPr>
          <w:rFonts w:eastAsiaTheme="minorEastAsia"/>
        </w:rPr>
        <w:t xml:space="preserve"> such that their difference is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and compute their hashes until a collision is detected. However, the likelihood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out</m:t>
            </m:r>
          </m:sub>
        </m:sSub>
        <m:r>
          <w:rPr>
            <w:rFonts w:ascii="Cambria Math" w:eastAsiaTheme="minorEastAsia" w:hAnsi="Cambria Math" w:cs="Linux Libertine"/>
          </w:rPr>
          <m:t>=0</m:t>
        </m:r>
      </m:oMath>
      <w:r>
        <w:rPr>
          <w:rFonts w:eastAsiaTheme="minorEastAsia"/>
        </w:rPr>
        <w:t xml:space="preserve"> holding, </w:t>
      </w:r>
      <m:oMath>
        <m:r>
          <w:rPr>
            <w:rFonts w:ascii="Cambria Math" w:eastAsiaTheme="minorEastAsia" w:hAnsi="Cambria Math" w:cs="Cambria Math"/>
          </w:rPr>
          <m:t>ρ</m:t>
        </m:r>
      </m:oMath>
      <w:r>
        <w:rPr>
          <w:rFonts w:eastAsiaTheme="minorEastAsia"/>
        </w:rPr>
        <w:t xml:space="preserve">, is likely to be very small, making it unlikely for a randomly chosen input to result in a collision. </w:t>
      </w:r>
      <w:r w:rsidR="00932600">
        <w:rPr>
          <w:rFonts w:eastAsiaTheme="minorEastAsia"/>
        </w:rPr>
        <w:t xml:space="preserve">This is due to the fact that the propagation tree will be very large, and the probability for each branch will be close to uniformly distributed. </w:t>
      </w:r>
      <w:r w:rsidR="00813E42">
        <w:rPr>
          <w:rFonts w:eastAsiaTheme="minorEastAsia"/>
        </w:rPr>
        <w:t xml:space="preserve">However, if we place conditions on our choice for </w:t>
      </w:r>
      <m:oMath>
        <m:r>
          <w:rPr>
            <w:rFonts w:ascii="Cambria Math" w:eastAsiaTheme="minorEastAsia" w:hAnsi="Cambria Math" w:cs="Linux Libertine"/>
          </w:rPr>
          <m:t>x</m:t>
        </m:r>
      </m:oMath>
      <w:r w:rsidR="00813E42">
        <w:rPr>
          <w:rFonts w:eastAsiaTheme="minorEastAsia"/>
        </w:rPr>
        <w:t xml:space="preserve">, we are able to manipulate the probability </w:t>
      </w:r>
      <w:r w:rsidR="00813E42">
        <w:rPr>
          <w:rFonts w:eastAsiaTheme="minorEastAsia"/>
        </w:rPr>
        <w:lastRenderedPageBreak/>
        <w:t xml:space="preserve">of each branch, and overall increase the value of </w:t>
      </w:r>
      <m:oMath>
        <m:r>
          <w:rPr>
            <w:rFonts w:ascii="Cambria Math" w:eastAsiaTheme="minorEastAsia" w:hAnsi="Cambria Math" w:cs="Cambria Math"/>
          </w:rPr>
          <m:t>ρ</m:t>
        </m:r>
      </m:oMath>
      <w:r w:rsidR="00813E42">
        <w:rPr>
          <w:rFonts w:eastAsiaTheme="minorEastAsia"/>
        </w:rPr>
        <w:t>. Such conditions are referred to as sufficient conditions.</w:t>
      </w:r>
    </w:p>
    <w:p w:rsidR="00813E42" w:rsidRPr="00D419CA" w:rsidRDefault="00813E42" w:rsidP="00D3471C">
      <w:pPr>
        <w:pStyle w:val="paragraph"/>
        <w:rPr>
          <w:rFonts w:cstheme="minorHAnsi"/>
        </w:rPr>
      </w:pPr>
      <w:r w:rsidRPr="00D419CA">
        <w:rPr>
          <w:rFonts w:cstheme="minorHAnsi"/>
        </w:rPr>
        <w:t xml:space="preserve">However, some of these conditions may instead lead to contradictions. For example, by imposing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0</m:t>
            </m:r>
          </m:sub>
        </m:sSub>
        <m:r>
          <w:rPr>
            <w:rFonts w:ascii="Cambria Math" w:hAnsi="Cambria Math" w:cstheme="minorHAnsi"/>
          </w:rPr>
          <m:t>=1</m:t>
        </m:r>
      </m:oMath>
      <w:r w:rsidRPr="00D419CA">
        <w:rPr>
          <w:rFonts w:eastAsiaTheme="minorEastAsia" w:cstheme="minorHAnsi"/>
        </w:rPr>
        <w:t xml:space="preserve">, it may be the case that for one of the branches to hold, we have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0</m:t>
            </m:r>
          </m:sub>
        </m:sSub>
        <m:r>
          <w:rPr>
            <w:rFonts w:ascii="Cambria Math" w:eastAsiaTheme="minorEastAsia" w:hAnsi="Cambria Math" w:cstheme="minorHAnsi"/>
          </w:rPr>
          <m:t>=0</m:t>
        </m:r>
      </m:oMath>
      <w:r w:rsidRPr="00D419CA">
        <w:rPr>
          <w:rFonts w:eastAsiaTheme="minorEastAsia" w:cstheme="minorHAnsi"/>
        </w:rPr>
        <w:t>, which clearly cannot happen. To compensate for this, whenever a condition is imposed, we may update the tree, and at each branch, determine if adding the given condition would lead to a contradiction later on in the tree. If so, the condition may be modified, and its imposition attempted again.</w:t>
      </w:r>
    </w:p>
    <w:p w:rsidR="00813E42" w:rsidRDefault="00813E42" w:rsidP="00D3471C">
      <w:pPr>
        <w:pStyle w:val="paragraph"/>
        <w:rPr>
          <w:rFonts w:eastAsiaTheme="minorEastAsia"/>
        </w:rPr>
      </w:pPr>
      <w:r>
        <w:rPr>
          <w:rFonts w:eastAsiaTheme="minorEastAsia"/>
        </w:rPr>
        <w:t>So, the general structure of a differential attack is:</w:t>
      </w:r>
    </w:p>
    <w:p w:rsidR="00813E42" w:rsidRPr="00813E42" w:rsidRDefault="00813E42" w:rsidP="00813E42">
      <w:pPr>
        <w:pStyle w:val="paragraph"/>
        <w:numPr>
          <w:ilvl w:val="0"/>
          <w:numId w:val="17"/>
        </w:numPr>
        <w:rPr>
          <w:rFonts w:ascii="Cambria Math" w:hAnsi="Cambria Math"/>
        </w:rPr>
      </w:pPr>
      <w:r>
        <w:rPr>
          <w:rFonts w:eastAsiaTheme="minorEastAsia"/>
        </w:rPr>
        <w:t xml:space="preserve">Select a value </w:t>
      </w:r>
      <m:oMath>
        <m:sSub>
          <m:sSubPr>
            <m:ctrlPr>
              <w:rPr>
                <w:rFonts w:ascii="Cambria Math" w:eastAsiaTheme="minorEastAsia" w:hAnsi="Cambria Math" w:cs="Linux Libertine"/>
                <w:i/>
              </w:rPr>
            </m:ctrlPr>
          </m:sSubPr>
          <m:e>
            <m:r>
              <m:rPr>
                <m:sty m:val="p"/>
              </m:rPr>
              <w:rPr>
                <w:rFonts w:ascii="Cambria Math" w:eastAsiaTheme="minorEastAsia" w:hAnsi="Cambria Math" w:cs="Linux Libertine"/>
              </w:rPr>
              <m:t>Δ</m:t>
            </m:r>
            <m:ctrlPr>
              <w:rPr>
                <w:rFonts w:ascii="Cambria Math" w:eastAsiaTheme="minorEastAsia" w:hAnsi="Cambria Math" w:cs="Linux Libertine"/>
              </w:rPr>
            </m:ctrlPr>
          </m:e>
          <m:sub>
            <m:r>
              <w:rPr>
                <w:rFonts w:ascii="Cambria Math" w:eastAsiaTheme="minorEastAsia" w:hAnsi="Cambria Math" w:cs="Linux Libertine"/>
              </w:rPr>
              <m:t>0</m:t>
            </m:r>
          </m:sub>
        </m:sSub>
      </m:oMath>
    </w:p>
    <w:p w:rsidR="00813E42" w:rsidRPr="00813E42" w:rsidRDefault="00813E42" w:rsidP="00813E42">
      <w:pPr>
        <w:pStyle w:val="paragraph"/>
        <w:numPr>
          <w:ilvl w:val="0"/>
          <w:numId w:val="17"/>
        </w:numPr>
        <w:rPr>
          <w:rFonts w:ascii="Cambria Math" w:hAnsi="Cambria Math"/>
        </w:rPr>
      </w:pPr>
      <w:r>
        <w:rPr>
          <w:rFonts w:eastAsiaTheme="minorEastAsia"/>
        </w:rPr>
        <w:t>Compute the propagation tree</w:t>
      </w:r>
    </w:p>
    <w:p w:rsidR="00813E42" w:rsidRPr="00813E42" w:rsidRDefault="00813E42" w:rsidP="00813E42">
      <w:pPr>
        <w:pStyle w:val="paragraph"/>
        <w:numPr>
          <w:ilvl w:val="0"/>
          <w:numId w:val="17"/>
        </w:numPr>
        <w:rPr>
          <w:rFonts w:ascii="Cambria Math" w:hAnsi="Cambria Math"/>
        </w:rPr>
      </w:pPr>
      <w:r>
        <w:rPr>
          <w:rFonts w:eastAsiaTheme="minorEastAsia"/>
        </w:rPr>
        <w:t xml:space="preserve">Find sufficient conditions which increase the probability of </w:t>
      </w:r>
      <m:oMath>
        <m:r>
          <w:rPr>
            <w:rFonts w:ascii="Cambria Math" w:eastAsiaTheme="minorEastAsia" w:hAnsi="Cambria Math" w:cs="Cambria Math"/>
          </w:rPr>
          <m:t>ρ</m:t>
        </m:r>
      </m:oMath>
      <w:r>
        <w:rPr>
          <w:rFonts w:eastAsiaTheme="minorEastAsia"/>
        </w:rPr>
        <w:t xml:space="preserve"> holding, and ensure no contradictions are formed</w:t>
      </w:r>
    </w:p>
    <w:p w:rsidR="00813E42" w:rsidRPr="0086051B" w:rsidRDefault="00813E42" w:rsidP="00813E42">
      <w:pPr>
        <w:pStyle w:val="paragraph"/>
        <w:numPr>
          <w:ilvl w:val="0"/>
          <w:numId w:val="17"/>
        </w:numPr>
        <w:rPr>
          <w:rFonts w:ascii="Cambria Math" w:hAnsi="Cambria Math"/>
        </w:rPr>
      </w:pPr>
      <w:r>
        <w:rPr>
          <w:rFonts w:eastAsiaTheme="minorEastAsia"/>
        </w:rPr>
        <w:t xml:space="preserve">Randomly sample inputs </w:t>
      </w:r>
      <m:oMath>
        <m:r>
          <w:rPr>
            <w:rFonts w:ascii="Cambria Math" w:eastAsiaTheme="minorEastAsia" w:hAnsi="Cambria Math" w:cs="Linux Libertine"/>
          </w:rPr>
          <m:t>x</m:t>
        </m:r>
        <m:r>
          <w:rPr>
            <w:rFonts w:ascii="Linux Libertine" w:eastAsiaTheme="minorEastAsia" w:hAnsi="Linux Libertine" w:cs="Linux Libertine"/>
          </w:rPr>
          <m:t xml:space="preserve">, </m:t>
        </m:r>
        <m:r>
          <w:rPr>
            <w:rFonts w:ascii="Cambria Math" w:eastAsiaTheme="minorEastAsia" w:hAnsi="Cambria Math" w:cs="Linux Libertine"/>
          </w:rPr>
          <m:t>x'</m:t>
        </m:r>
      </m:oMath>
      <w:r>
        <w:rPr>
          <w:rFonts w:eastAsiaTheme="minorEastAsia"/>
        </w:rPr>
        <w:t xml:space="preserve"> such that they have a difference of </w:t>
      </w:r>
      <m:oMath>
        <m:sSub>
          <m:sSubPr>
            <m:ctrlPr>
              <w:rPr>
                <w:rFonts w:ascii="Cambria Math" w:eastAsiaTheme="minorEastAsia" w:hAnsi="Cambria Math" w:cs="Linux Libertine"/>
                <w:i/>
              </w:rPr>
            </m:ctrlPr>
          </m:sSubPr>
          <m:e>
            <m:r>
              <m:rPr>
                <m:sty m:val="p"/>
              </m:rPr>
              <w:rPr>
                <w:rFonts w:ascii="Cambria Math" w:eastAsiaTheme="minorEastAsia" w:hAnsi="Cambria Math" w:cs="Linux Libertine"/>
              </w:rPr>
              <m:t>Δ</m:t>
            </m:r>
            <m:ctrlPr>
              <w:rPr>
                <w:rFonts w:ascii="Cambria Math" w:eastAsiaTheme="minorEastAsia" w:hAnsi="Cambria Math" w:cs="Linux Libertine"/>
              </w:rPr>
            </m:ctrlPr>
          </m:e>
          <m:sub>
            <m:r>
              <w:rPr>
                <w:rFonts w:ascii="Cambria Math" w:eastAsiaTheme="minorEastAsia" w:hAnsi="Cambria Math" w:cs="Linux Libertine"/>
              </w:rPr>
              <m:t>0</m:t>
            </m:r>
          </m:sub>
        </m:sSub>
      </m:oMath>
      <w:r>
        <w:rPr>
          <w:rFonts w:eastAsiaTheme="minorEastAsia"/>
        </w:rPr>
        <w:t xml:space="preserve"> and obey the conditions imposed on them</w:t>
      </w:r>
    </w:p>
    <w:p w:rsidR="00C9659F" w:rsidRDefault="00C9659F" w:rsidP="00C9659F">
      <w:pPr>
        <w:pStyle w:val="Heading3"/>
      </w:pPr>
      <w:bookmarkStart w:id="50" w:name="_Toc528019223"/>
      <w:r>
        <w:t>Applications to MD</w:t>
      </w:r>
      <w:r w:rsidR="00827E4B">
        <w:t>4</w:t>
      </w:r>
      <w:r w:rsidR="007C0CB3">
        <w:t xml:space="preserve"> and MD5</w:t>
      </w:r>
      <w:bookmarkEnd w:id="50"/>
    </w:p>
    <w:p w:rsidR="00D3471C" w:rsidRDefault="00A15A2E" w:rsidP="00D3471C">
      <w:pPr>
        <w:pStyle w:val="paragraph"/>
      </w:pPr>
      <w:r>
        <w:t>MD</w:t>
      </w:r>
      <w:r w:rsidR="00D10F78">
        <w:t>4</w:t>
      </w:r>
      <w:r>
        <w:t xml:space="preserve"> is a </w:t>
      </w:r>
      <w:r w:rsidR="00452C25">
        <w:t>cryptographic hash function originally designed in Ron Rivest in 199</w:t>
      </w:r>
      <w:r w:rsidR="00D10F78">
        <w:t>0</w:t>
      </w:r>
      <w:r w:rsidR="00D10F78">
        <w:fldChar w:fldCharType="begin"/>
      </w:r>
      <w:r w:rsidR="00D10F78">
        <w:instrText xml:space="preserve"> ADDIN EN.CITE &lt;EndNote&gt;&lt;Cite&gt;&lt;Author&gt;Rivest&lt;/Author&gt;&lt;Year&gt;1990&lt;/Year&gt;&lt;RecNum&gt;33&lt;/RecNum&gt;&lt;DisplayText&gt;[1]&lt;/DisplayText&gt;&lt;record&gt;&lt;rec-number&gt;33&lt;/rec-number&gt;&lt;foreign-keys&gt;&lt;key app="EN" db-id="w2ta95tpf5pa0lez2fkvtv5jzwx5vaxpzr9w" timestamp="1538273729"&gt;33&lt;/key&gt;&lt;/foreign-keys&gt;&lt;ref-type name="Web Page"&gt;12&lt;/ref-type&gt;&lt;contributors&gt;&lt;authors&gt;&lt;author&gt;Rivest, Ronald&lt;/author&gt;&lt;/authors&gt;&lt;/contributors&gt;&lt;titles&gt;&lt;title&gt;The MD4 Message Digest Algorithm&lt;/title&gt;&lt;alt-title&gt;RFC1186&lt;/alt-title&gt;&lt;/titles&gt;&lt;dates&gt;&lt;year&gt;1990&lt;/year&gt;&lt;/dates&gt;&lt;urls&gt;&lt;related-urls&gt;&lt;url&gt;&lt;style face="underline" font="default" size="100%"&gt;https://tools.ietf.org/html/rfc1186&lt;/style&gt;&lt;/url&gt;&lt;/related-urls&gt;&lt;/urls&gt;&lt;/record&gt;&lt;/Cite&gt;&lt;/EndNote&gt;</w:instrText>
      </w:r>
      <w:r w:rsidR="00D10F78">
        <w:fldChar w:fldCharType="separate"/>
      </w:r>
      <w:r w:rsidR="00D10F78">
        <w:rPr>
          <w:noProof/>
        </w:rPr>
        <w:t>[1]</w:t>
      </w:r>
      <w:r w:rsidR="00D10F78">
        <w:fldChar w:fldCharType="end"/>
      </w:r>
      <w:r w:rsidR="00452C25">
        <w:t>. Like all other members of the MD family, MD5 use</w:t>
      </w:r>
      <w:r w:rsidR="00DB0797">
        <w:t>s</w:t>
      </w:r>
      <w:r w:rsidR="00452C25">
        <w:t xml:space="preserve"> a Merkle</w:t>
      </w:r>
      <w:r w:rsidR="000A384E">
        <w:noBreakHyphen/>
      </w:r>
      <w:r w:rsidR="00DB0797">
        <w:t>Damgård</w:t>
      </w:r>
      <w:r w:rsidR="00452C25">
        <w:t xml:space="preserve"> structure, with a Davies</w:t>
      </w:r>
      <w:r w:rsidR="000A384E">
        <w:noBreakHyphen/>
      </w:r>
      <w:r w:rsidR="00452C25">
        <w:t xml:space="preserve">Meyer compression function. The block size for this function </w:t>
      </w:r>
      <w:r w:rsidR="00DB0797">
        <w:t>is</w:t>
      </w:r>
      <w:r w:rsidR="00452C25">
        <w:t xml:space="preserve"> 512</w:t>
      </w:r>
      <w:r w:rsidR="000A384E">
        <w:noBreakHyphen/>
      </w:r>
      <w:r w:rsidR="00452C25">
        <w:t>bits, with a digest size of 128</w:t>
      </w:r>
      <w:r w:rsidR="000A384E">
        <w:noBreakHyphen/>
      </w:r>
      <w:r w:rsidR="00452C25">
        <w:t>bits</w:t>
      </w:r>
      <w:r w:rsidR="00813E42">
        <w:t xml:space="preserve">, and uses only </w:t>
      </w:r>
      <w:r w:rsidR="00575B84">
        <w:t>3</w:t>
      </w:r>
      <w:r w:rsidR="00813E42">
        <w:t xml:space="preserve"> rounds in the compression function</w:t>
      </w:r>
      <w:r w:rsidR="00452C25">
        <w:t xml:space="preserve">. </w:t>
      </w:r>
    </w:p>
    <w:p w:rsidR="00452C25" w:rsidRDefault="00452C25" w:rsidP="00D3471C">
      <w:pPr>
        <w:pStyle w:val="paragraph"/>
      </w:pPr>
      <w:r>
        <w:t>Shortly after release, public cryptanalysis began. In 1993, Boer and Bosselaers were able to find a semi</w:t>
      </w:r>
      <w:r w:rsidR="000A384E">
        <w:noBreakHyphen/>
      </w:r>
      <w:r>
        <w:t>free start collision</w:t>
      </w:r>
      <w:r w:rsidR="00814AD2">
        <w:fldChar w:fldCharType="begin"/>
      </w:r>
      <w:r w:rsidR="00814AD2">
        <w:instrText xml:space="preserve"> ADDIN EN.CITE &lt;EndNote&gt;&lt;Cite&gt;&lt;Author&gt;den Boer&lt;/Author&gt;&lt;Year&gt;1992&lt;/Year&gt;&lt;RecNum&gt;36&lt;/RecNum&gt;&lt;DisplayText&gt;[2]&lt;/DisplayText&gt;&lt;record&gt;&lt;rec-number&gt;36&lt;/rec-number&gt;&lt;foreign-keys&gt;&lt;key app="EN" db-id="w2ta95tpf5pa0lez2fkvtv5jzwx5vaxpzr9w" timestamp="1538275594"&gt;36&lt;/key&gt;&lt;/foreign-keys&gt;&lt;ref-type name="Conference Proceedings"&gt;10&lt;/ref-type&gt;&lt;contributors&gt;&lt;authors&gt;&lt;author&gt;den Boer, Bert&lt;/author&gt;&lt;author&gt;Bosselaers, Antoon&lt;/author&gt;&lt;/authors&gt;&lt;tertiary-authors&gt;&lt;author&gt;Feigenbaum, Joan&lt;/author&gt;&lt;/tertiary-authors&gt;&lt;/contributors&gt;&lt;titles&gt;&lt;title&gt;An Attack on the Last Two Rounds of MD4&lt;/title&gt;&lt;tertiary-title&gt;Advances in Cryptology — CRYPTO ’91&lt;/tertiary-title&gt;&lt;/titles&gt;&lt;pages&gt;194-203&lt;/pages&gt;&lt;dates&gt;&lt;year&gt;1992&lt;/year&gt;&lt;/dates&gt;&lt;pub-location&gt;Berlin, Heidelberg&lt;/pub-location&gt;&lt;publisher&gt;Springer Berlin Heidelberg&lt;/publisher&gt;&lt;isbn&gt;978-3-540-46766-3&lt;/isbn&gt;&lt;label&gt;10.1007/3-540-46766-1_14&lt;/label&gt;&lt;urls&gt;&lt;/urls&gt;&lt;/record&gt;&lt;/Cite&gt;&lt;/EndNote&gt;</w:instrText>
      </w:r>
      <w:r w:rsidR="00814AD2">
        <w:fldChar w:fldCharType="separate"/>
      </w:r>
      <w:r w:rsidR="00814AD2">
        <w:rPr>
          <w:noProof/>
        </w:rPr>
        <w:t>[2]</w:t>
      </w:r>
      <w:r w:rsidR="00814AD2">
        <w:fldChar w:fldCharType="end"/>
      </w:r>
      <w:r>
        <w:t>, meaning a collision in which the initial value may be chosen freely. Later in 1996, Dobbertin was able to demonstrate a collision on the compression function itself</w:t>
      </w:r>
      <w:r w:rsidR="00DA29B2">
        <w:fldChar w:fldCharType="begin"/>
      </w:r>
      <w:r w:rsidR="00DA29B2">
        <w:instrText xml:space="preserve"> ADDIN EN.CITE &lt;EndNote&gt;&lt;Cite&gt;&lt;Author&gt;Dobbertin&lt;/Author&gt;&lt;Year&gt;1996&lt;/Year&gt;&lt;RecNum&gt;22&lt;/RecNum&gt;&lt;DisplayText&gt;[3]&lt;/DisplayText&gt;&lt;record&gt;&lt;rec-number&gt;22&lt;/rec-number&gt;&lt;foreign-keys&gt;&lt;key app="EN" db-id="w2ta95tpf5pa0lez2fkvtv5jzwx5vaxpzr9w" timestamp="1520918461"&gt;22&lt;/key&gt;&lt;/foreign-keys&gt;&lt;ref-type name="Conference Proceedings"&gt;10&lt;/ref-type&gt;&lt;contributors&gt;&lt;authors&gt;&lt;author&gt;Dobbertin, Hans&lt;/author&gt;&lt;/authors&gt;&lt;tertiary-authors&gt;&lt;author&gt;Gollmann, Dieter&lt;/author&gt;&lt;/tertiary-authors&gt;&lt;/contributors&gt;&lt;titles&gt;&lt;title&gt;Cryptanalysis of MD4&lt;/title&gt;&lt;tertiary-title&gt;Fast Software Encryption&lt;/tertiary-title&gt;&lt;/titles&gt;&lt;pages&gt;53-69&lt;/pages&gt;&lt;dates&gt;&lt;year&gt;1996&lt;/year&gt;&lt;/dates&gt;&lt;pub-location&gt;Berlin, Heidelberg&lt;/pub-location&gt;&lt;publisher&gt;Springer Berlin Heidelberg&lt;/publisher&gt;&lt;isbn&gt;978-3-540-49652-6&lt;/isbn&gt;&lt;label&gt;10.1007/3-540-60865-6_43&lt;/label&gt;&lt;urls&gt;&lt;related-urls&gt;&lt;url&gt;&lt;style face="underline" font="default" size="100%"&gt;https://link.springer.com/chapter/10.1007/3-540-60865-6_43&lt;/style&gt;&lt;/url&gt;&lt;/related-urls&gt;&lt;/urls&gt;&lt;/record&gt;&lt;/Cite&gt;&lt;/EndNote&gt;</w:instrText>
      </w:r>
      <w:r w:rsidR="00DA29B2">
        <w:fldChar w:fldCharType="separate"/>
      </w:r>
      <w:r w:rsidR="00DA29B2">
        <w:rPr>
          <w:noProof/>
        </w:rPr>
        <w:t>[3]</w:t>
      </w:r>
      <w:r w:rsidR="00DA29B2">
        <w:fldChar w:fldCharType="end"/>
      </w:r>
      <w:r>
        <w:t>. With these breakthroughs, almost a decade after release, Wang et al was able to produce the first true collision for MD</w:t>
      </w:r>
      <w:r w:rsidR="000B0E1B">
        <w:t>4</w:t>
      </w:r>
      <w:r w:rsidR="007C0CB3">
        <w:fldChar w:fldCharType="begin"/>
      </w:r>
      <w:r w:rsidR="007C0CB3">
        <w:instrText xml:space="preserve"> ADDIN EN.CITE &lt;EndNote&gt;&lt;Cite&gt;&lt;Author&gt;Wang&lt;/Author&gt;&lt;Year&gt;2005&lt;/Year&gt;&lt;RecNum&gt;23&lt;/RecNum&gt;&lt;DisplayText&gt;[21]&lt;/DisplayText&gt;&lt;record&gt;&lt;rec-number&gt;23&lt;/rec-number&gt;&lt;foreign-keys&gt;&lt;key app="EN" db-id="w2ta95tpf5pa0lez2fkvtv5jzwx5vaxpzr9w" timestamp="1520918505"&gt;23&lt;/key&gt;&lt;/foreign-keys&gt;&lt;ref-type name="Conference Proceedings"&gt;10&lt;/ref-type&gt;&lt;contributors&gt;&lt;authors&gt;&lt;author&gt;Wang, Xiaoyun&lt;/author&gt;&lt;author&gt;Lai, Xuejia&lt;/author&gt;&lt;author&gt;Feng, Dengguo&lt;/author&gt;&lt;author&gt;Chen, Hui&lt;/author&gt;&lt;author&gt;Yu, Xiuyuan&lt;/author&gt;&lt;/authors&gt;&lt;tertiary-authors&gt;&lt;author&gt;Cramer, Ronald&lt;/author&gt;&lt;/tertiary-authors&gt;&lt;/contributors&gt;&lt;titles&gt;&lt;title&gt;Cryptanalysis of the Hash Functions MD4 and RIPEMD&lt;/title&gt;&lt;tertiary-title&gt;Advances in Cryptology – EUROCRYPT 2005&lt;/tertiary-title&gt;&lt;/titles&gt;&lt;pages&gt;1-18&lt;/pages&gt;&lt;dates&gt;&lt;year&gt;2005&lt;/year&gt;&lt;/dates&gt;&lt;pub-location&gt;Berlin, Heidelberg&lt;/pub-location&gt;&lt;publisher&gt;Springer Berlin Heidelberg&lt;/publisher&gt;&lt;isbn&gt;978-3-540-32055-5&lt;/isbn&gt;&lt;label&gt;10.1007/11426639_1&lt;/label&gt;&lt;urls&gt;&lt;related-urls&gt;&lt;url&gt;&lt;style face="underline" font="default" size="100%"&gt;https://link.springer.com/chapter/10.1007/11426639_1&lt;/style&gt;&lt;/url&gt;&lt;/related-urls&gt;&lt;/urls&gt;&lt;/record&gt;&lt;/Cite&gt;&lt;/EndNote&gt;</w:instrText>
      </w:r>
      <w:r w:rsidR="007C0CB3">
        <w:fldChar w:fldCharType="separate"/>
      </w:r>
      <w:r w:rsidR="007C0CB3">
        <w:rPr>
          <w:noProof/>
        </w:rPr>
        <w:t>[21]</w:t>
      </w:r>
      <w:r w:rsidR="007C0CB3">
        <w:fldChar w:fldCharType="end"/>
      </w:r>
      <w:r w:rsidR="007C0CB3">
        <w:t xml:space="preserve"> and MD5</w:t>
      </w:r>
      <w:r w:rsidR="007C0CB3">
        <w:fldChar w:fldCharType="begin"/>
      </w:r>
      <w:r w:rsidR="007C0CB3">
        <w:instrText xml:space="preserve"> ADDIN EN.CITE &lt;EndNote&gt;&lt;Cite&gt;&lt;Author&gt;Wang&lt;/Author&gt;&lt;Year&gt;2005&lt;/Year&gt;&lt;RecNum&gt;12&lt;/RecNum&gt;&lt;DisplayText&gt;[5]&lt;/DisplayText&gt;&lt;record&gt;&lt;rec-number&gt;12&lt;/rec-number&gt;&lt;foreign-keys&gt;&lt;key app="EN" db-id="w2ta95tpf5pa0lez2fkvtv5jzwx5vaxpzr9w" timestamp="1520843197"&gt;12&lt;/key&gt;&lt;/foreign-keys&gt;&lt;ref-type name="Conference Proceedings"&gt;10&lt;/ref-type&gt;&lt;contributors&gt;&lt;authors&gt;&lt;author&gt;Wang, Xiaoyun&lt;/author&gt;&lt;author&gt;Yu, Hongbo&lt;/author&gt;&lt;/authors&gt;&lt;tertiary-authors&gt;&lt;author&gt;Cramer, Ronald&lt;/author&gt;&lt;/tertiary-authors&gt;&lt;/contributors&gt;&lt;titles&gt;&lt;title&gt;How to Break MD5 and Other Hash Functions&lt;/title&gt;&lt;tertiary-title&gt;Advances in Cryptology – EUROCRYPT 2005&lt;/tertiary-title&gt;&lt;/titles&gt;&lt;pages&gt;19-35&lt;/pages&gt;&lt;dates&gt;&lt;year&gt;2005&lt;/year&gt;&lt;/dates&gt;&lt;pub-location&gt;Berlin, Heidelberg&lt;/pub-location&gt;&lt;publisher&gt;Springer Berlin Heidelberg&lt;/publisher&gt;&lt;isbn&gt;978-3-540-32055-5&lt;/isbn&gt;&lt;label&gt;10.1007/11426639_2&lt;/label&gt;&lt;urls&gt;&lt;related-urls&gt;&lt;url&gt;&lt;style face="underline" font="default" size="100%"&gt;https://link.springer.com/chapter/10.1007/11426639_2&lt;/style&gt;&lt;/url&gt;&lt;/related-urls&gt;&lt;/urls&gt;&lt;/record&gt;&lt;/Cite&gt;&lt;/EndNote&gt;</w:instrText>
      </w:r>
      <w:r w:rsidR="007C0CB3">
        <w:fldChar w:fldCharType="separate"/>
      </w:r>
      <w:r w:rsidR="007C0CB3">
        <w:rPr>
          <w:noProof/>
        </w:rPr>
        <w:t>[5]</w:t>
      </w:r>
      <w:r w:rsidR="007C0CB3">
        <w:fldChar w:fldCharType="end"/>
      </w:r>
      <w:r w:rsidR="007C0CB3">
        <w:t>.</w:t>
      </w:r>
      <w:r>
        <w:t xml:space="preserve"> </w:t>
      </w:r>
    </w:p>
    <w:p w:rsidR="00452C25" w:rsidRDefault="00452C25" w:rsidP="00D3471C">
      <w:pPr>
        <w:pStyle w:val="paragraph"/>
      </w:pPr>
      <w:r>
        <w:t>The work of Wang et al</w:t>
      </w:r>
      <w:r w:rsidR="00FB13F1">
        <w:t>.</w:t>
      </w:r>
      <w:r>
        <w:t xml:space="preserve"> used differential cryptanalysis heavily. Their work furthermore helped to evolve the field even further, with the introduction of the idea of modular differences, a stronger way to measure the difference between any two values. The attack works on a 1024</w:t>
      </w:r>
      <w:r w:rsidR="000A384E">
        <w:noBreakHyphen/>
      </w:r>
      <w:r>
        <w:t>bit (2</w:t>
      </w:r>
      <w:r w:rsidR="000A384E">
        <w:noBreakHyphen/>
      </w:r>
      <w:r>
        <w:t>block) message, and has the following input differences:</w:t>
      </w:r>
    </w:p>
    <w:p w:rsidR="00452C25" w:rsidRPr="00DA29B2" w:rsidRDefault="00452C25" w:rsidP="00D3471C">
      <w:pPr>
        <w:pStyle w:val="paragraph"/>
        <w:rPr>
          <w:rFonts w:ascii="Cambria Math" w:eastAsiaTheme="minorEastAsia" w:hAnsi="Cambria Math"/>
        </w:rPr>
      </w:pPr>
      <m:oMathPara>
        <m:oMath>
          <m:r>
            <m:rPr>
              <m:sty m:val="p"/>
            </m:rPr>
            <w:rPr>
              <w:rFonts w:ascii="Cambria Math" w:hAnsi="Cambria Math" w:cs="Linux Libertine"/>
            </w:rPr>
            <m:t>Δ</m:t>
          </m:r>
          <m:sSub>
            <m:sSubPr>
              <m:ctrlPr>
                <w:rPr>
                  <w:rFonts w:ascii="Cambria Math" w:hAnsi="Cambria Math" w:cs="Linux Libertine"/>
                  <w:i/>
                </w:rPr>
              </m:ctrlPr>
            </m:sSubPr>
            <m:e>
              <m:r>
                <w:rPr>
                  <w:rFonts w:ascii="Cambria Math" w:hAnsi="Cambria Math" w:cs="Linux Libertine"/>
                </w:rPr>
                <m:t>M</m:t>
              </m:r>
            </m:e>
            <m:sub>
              <m:r>
                <w:rPr>
                  <w:rFonts w:ascii="Cambria Math" w:hAnsi="Cambria Math" w:cs="Linux Libertine"/>
                </w:rPr>
                <m:t>0</m:t>
              </m:r>
            </m:sub>
          </m:sSub>
          <m:r>
            <w:rPr>
              <w:rFonts w:ascii="Cambria Math" w:hAnsi="Cambria Math" w:cs="Linux Libertine"/>
            </w:rPr>
            <m:t>=</m:t>
          </m:r>
          <m:sSubSup>
            <m:sSubSupPr>
              <m:ctrlPr>
                <w:rPr>
                  <w:rFonts w:ascii="Cambria Math" w:hAnsi="Cambria Math" w:cs="Linux Libertine"/>
                  <w:i/>
                </w:rPr>
              </m:ctrlPr>
            </m:sSubSupPr>
            <m:e>
              <m:r>
                <w:rPr>
                  <w:rFonts w:ascii="Cambria Math" w:hAnsi="Cambria Math" w:cs="Linux Libertine"/>
                </w:rPr>
                <m:t>M</m:t>
              </m:r>
            </m:e>
            <m:sub>
              <m:r>
                <w:rPr>
                  <w:rFonts w:ascii="Cambria Math" w:hAnsi="Cambria Math" w:cs="Linux Libertine"/>
                </w:rPr>
                <m:t>0</m:t>
              </m:r>
            </m:sub>
            <m:sup>
              <m:r>
                <w:rPr>
                  <w:rFonts w:ascii="Cambria Math" w:hAnsi="Cambria Math" w:cs="Linux Libertine"/>
                </w:rPr>
                <m:t>'</m:t>
              </m:r>
            </m:sup>
          </m:sSubSup>
          <m:r>
            <w:rPr>
              <w:rFonts w:ascii="Cambria Math" w:hAnsi="Cambria Math" w:cs="Linux Libertine"/>
            </w:rPr>
            <m:t>-</m:t>
          </m:r>
          <m:sSub>
            <m:sSubPr>
              <m:ctrlPr>
                <w:rPr>
                  <w:rFonts w:ascii="Cambria Math" w:hAnsi="Cambria Math" w:cs="Linux Libertine"/>
                  <w:i/>
                </w:rPr>
              </m:ctrlPr>
            </m:sSubPr>
            <m:e>
              <m:r>
                <w:rPr>
                  <w:rFonts w:ascii="Cambria Math" w:hAnsi="Cambria Math" w:cs="Linux Libertine"/>
                </w:rPr>
                <m:t>M</m:t>
              </m:r>
            </m:e>
            <m:sub>
              <m:r>
                <w:rPr>
                  <w:rFonts w:ascii="Cambria Math" w:hAnsi="Cambria Math" w:cs="Linux Libertine"/>
                </w:rPr>
                <m:t>0</m:t>
              </m:r>
            </m:sub>
          </m:sSub>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0,0,0,0,2</m:t>
                  </m:r>
                </m:e>
                <m:sup>
                  <m:r>
                    <w:rPr>
                      <w:rFonts w:ascii="Cambria Math" w:eastAsiaTheme="minorEastAsia" w:hAnsi="Cambria Math"/>
                    </w:rPr>
                    <m:t>31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0,0,0,0,0,0,2</m:t>
                  </m:r>
                </m:e>
                <m:sup>
                  <m:r>
                    <w:rPr>
                      <w:rFonts w:ascii="Cambria Math" w:eastAsiaTheme="minorEastAsia" w:hAnsi="Cambria Math"/>
                    </w:rPr>
                    <m:t>15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0,0,2</m:t>
                  </m:r>
                </m:e>
                <m:sup>
                  <m:r>
                    <w:rPr>
                      <w:rFonts w:ascii="Cambria Math" w:eastAsiaTheme="minorEastAsia" w:hAnsi="Cambria Math"/>
                    </w:rPr>
                    <m:t>31</m:t>
                  </m:r>
                </m:sup>
              </m:sSup>
              <m:r>
                <w:rPr>
                  <w:rFonts w:ascii="Cambria Math" w:eastAsiaTheme="minorEastAsia" w:hAnsi="Cambria Math"/>
                </w:rPr>
                <m:t>,0</m:t>
              </m:r>
            </m:e>
          </m:d>
        </m:oMath>
      </m:oMathPara>
    </w:p>
    <w:p w:rsidR="00452C25" w:rsidRPr="00DA29B2" w:rsidRDefault="00452C25" w:rsidP="00D3471C">
      <w:pPr>
        <w:pStyle w:val="paragraph"/>
        <w:rPr>
          <w:rFonts w:ascii="Cambria Math" w:eastAsiaTheme="minorEastAsia" w:hAnsi="Cambria Math"/>
          <w:vertAlign w:val="superscript"/>
        </w:rPr>
      </w:pPr>
      <m:oMathPara>
        <m:oMath>
          <m:r>
            <m:rPr>
              <m:sty m:val="p"/>
            </m:rPr>
            <w:rPr>
              <w:rFonts w:ascii="Cambria Math" w:eastAsiaTheme="minorEastAsia" w:hAnsi="Cambria Math" w:cs="Linux Libertine"/>
              <w:vertAlign w:val="superscript"/>
            </w:rPr>
            <m:t>Δ</m:t>
          </m:r>
          <m:sSub>
            <m:sSubPr>
              <m:ctrlPr>
                <w:rPr>
                  <w:rFonts w:ascii="Cambria Math" w:eastAsiaTheme="minorEastAsia" w:hAnsi="Cambria Math" w:cs="Linux Libertine"/>
                  <w:i/>
                  <w:vertAlign w:val="superscript"/>
                </w:rPr>
              </m:ctrlPr>
            </m:sSubPr>
            <m:e>
              <m:r>
                <w:rPr>
                  <w:rFonts w:ascii="Cambria Math" w:eastAsiaTheme="minorEastAsia" w:hAnsi="Cambria Math" w:cs="Linux Libertine"/>
                  <w:vertAlign w:val="superscript"/>
                </w:rPr>
                <m:t>M</m:t>
              </m:r>
            </m:e>
            <m:sub>
              <m:r>
                <w:rPr>
                  <w:rFonts w:ascii="Cambria Math" w:eastAsiaTheme="minorEastAsia" w:hAnsi="Cambria Math" w:cs="Linux Libertine"/>
                  <w:vertAlign w:val="superscript"/>
                </w:rPr>
                <m:t>1</m:t>
              </m:r>
            </m:sub>
          </m:sSub>
          <m:r>
            <w:rPr>
              <w:rFonts w:ascii="Cambria Math" w:eastAsiaTheme="minorEastAsia" w:hAnsi="Cambria Math" w:cs="Linux Libertine"/>
              <w:vertAlign w:val="superscript"/>
            </w:rPr>
            <m:t>=</m:t>
          </m:r>
          <m:sSubSup>
            <m:sSubSupPr>
              <m:ctrlPr>
                <w:rPr>
                  <w:rFonts w:ascii="Cambria Math" w:eastAsiaTheme="minorEastAsia" w:hAnsi="Cambria Math" w:cs="Linux Libertine"/>
                  <w:i/>
                  <w:vertAlign w:val="superscript"/>
                </w:rPr>
              </m:ctrlPr>
            </m:sSubSupPr>
            <m:e>
              <m:r>
                <w:rPr>
                  <w:rFonts w:ascii="Cambria Math" w:eastAsiaTheme="minorEastAsia" w:hAnsi="Cambria Math" w:cs="Linux Libertine"/>
                  <w:vertAlign w:val="superscript"/>
                </w:rPr>
                <m:t>M</m:t>
              </m:r>
            </m:e>
            <m:sub>
              <m:r>
                <w:rPr>
                  <w:rFonts w:ascii="Cambria Math" w:eastAsiaTheme="minorEastAsia" w:hAnsi="Cambria Math" w:cs="Linux Libertine"/>
                  <w:vertAlign w:val="superscript"/>
                </w:rPr>
                <m:t>1</m:t>
              </m:r>
            </m:sub>
            <m:sup>
              <m:r>
                <w:rPr>
                  <w:rFonts w:ascii="Cambria Math" w:eastAsiaTheme="minorEastAsia" w:hAnsi="Cambria Math" w:cs="Linux Libertine"/>
                  <w:vertAlign w:val="superscript"/>
                </w:rPr>
                <m:t>'</m:t>
              </m:r>
            </m:sup>
          </m:sSubSup>
          <m:r>
            <w:rPr>
              <w:rFonts w:ascii="Cambria Math" w:eastAsiaTheme="minorEastAsia" w:hAnsi="Cambria Math" w:cs="Linux Libertine"/>
              <w:vertAlign w:val="superscript"/>
            </w:rPr>
            <m:t>-</m:t>
          </m:r>
          <m:sSub>
            <m:sSubPr>
              <m:ctrlPr>
                <w:rPr>
                  <w:rFonts w:ascii="Cambria Math" w:eastAsiaTheme="minorEastAsia" w:hAnsi="Cambria Math" w:cs="Linux Libertine"/>
                  <w:i/>
                  <w:vertAlign w:val="superscript"/>
                </w:rPr>
              </m:ctrlPr>
            </m:sSubPr>
            <m:e>
              <m:r>
                <w:rPr>
                  <w:rFonts w:ascii="Cambria Math" w:eastAsiaTheme="minorEastAsia" w:hAnsi="Cambria Math" w:cs="Linux Libertine"/>
                  <w:vertAlign w:val="superscript"/>
                </w:rPr>
                <m:t>M</m:t>
              </m:r>
            </m:e>
            <m:sub>
              <m:r>
                <w:rPr>
                  <w:rFonts w:ascii="Cambria Math" w:eastAsiaTheme="minorEastAsia" w:hAnsi="Cambria Math" w:cs="Linux Libertine"/>
                  <w:vertAlign w:val="superscript"/>
                </w:rPr>
                <m:t>1</m:t>
              </m:r>
            </m:sub>
          </m:sSub>
          <m:r>
            <w:rPr>
              <w:rFonts w:ascii="Cambria Math" w:eastAsiaTheme="minorEastAsia" w:hAnsi="Cambria Math" w:cs="Linux Libertine"/>
              <w:vertAlign w:val="superscript"/>
            </w:rPr>
            <m:t>=(</m:t>
          </m:r>
          <m:sSup>
            <m:sSupPr>
              <m:ctrlPr>
                <w:rPr>
                  <w:rFonts w:ascii="Cambria Math" w:eastAsiaTheme="minorEastAsia" w:hAnsi="Cambria Math" w:cs="Linux Libertine"/>
                  <w:i/>
                  <w:vertAlign w:val="superscript"/>
                </w:rPr>
              </m:ctrlPr>
            </m:sSupPr>
            <m:e>
              <m:r>
                <w:rPr>
                  <w:rFonts w:ascii="Cambria Math" w:eastAsiaTheme="minorEastAsia" w:hAnsi="Cambria Math" w:cs="Linux Libertine"/>
                  <w:vertAlign w:val="superscript"/>
                </w:rPr>
                <m:t>0,0,0,0,2</m:t>
              </m:r>
            </m:e>
            <m:sup>
              <m:r>
                <w:rPr>
                  <w:rFonts w:ascii="Cambria Math" w:eastAsiaTheme="minorEastAsia" w:hAnsi="Cambria Math" w:cs="Linux Libertine"/>
                  <w:vertAlign w:val="superscript"/>
                </w:rPr>
                <m:t>31</m:t>
              </m:r>
            </m:sup>
          </m:sSup>
          <m:r>
            <w:rPr>
              <w:rFonts w:ascii="Cambria Math" w:eastAsiaTheme="minorEastAsia" w:hAnsi="Cambria Math" w:cs="Linux Libertine"/>
              <w:vertAlign w:val="superscript"/>
            </w:rPr>
            <m:t>,0,0,0,0,0,0,-</m:t>
          </m:r>
          <m:sSup>
            <m:sSupPr>
              <m:ctrlPr>
                <w:rPr>
                  <w:rFonts w:ascii="Cambria Math" w:eastAsiaTheme="minorEastAsia" w:hAnsi="Cambria Math" w:cs="Linux Libertine"/>
                  <w:i/>
                  <w:vertAlign w:val="superscript"/>
                </w:rPr>
              </m:ctrlPr>
            </m:sSupPr>
            <m:e>
              <m:r>
                <w:rPr>
                  <w:rFonts w:ascii="Cambria Math" w:eastAsiaTheme="minorEastAsia" w:hAnsi="Cambria Math" w:cs="Linux Libertine"/>
                  <w:vertAlign w:val="superscript"/>
                </w:rPr>
                <m:t>2</m:t>
              </m:r>
            </m:e>
            <m:sup>
              <m:r>
                <w:rPr>
                  <w:rFonts w:ascii="Cambria Math" w:eastAsiaTheme="minorEastAsia" w:hAnsi="Cambria Math" w:cs="Linux Libertine"/>
                  <w:vertAlign w:val="superscript"/>
                </w:rPr>
                <m:t>15</m:t>
              </m:r>
            </m:sup>
          </m:sSup>
          <m:r>
            <w:rPr>
              <w:rFonts w:ascii="Cambria Math" w:eastAsiaTheme="minorEastAsia" w:hAnsi="Cambria Math" w:cs="Linux Libertine"/>
              <w:vertAlign w:val="superscript"/>
            </w:rPr>
            <m:t>,</m:t>
          </m:r>
          <m:sSup>
            <m:sSupPr>
              <m:ctrlPr>
                <w:rPr>
                  <w:rFonts w:ascii="Cambria Math" w:eastAsiaTheme="minorEastAsia" w:hAnsi="Cambria Math" w:cs="Linux Libertine"/>
                  <w:i/>
                  <w:vertAlign w:val="superscript"/>
                </w:rPr>
              </m:ctrlPr>
            </m:sSupPr>
            <m:e>
              <m:r>
                <w:rPr>
                  <w:rFonts w:ascii="Cambria Math" w:eastAsiaTheme="minorEastAsia" w:hAnsi="Cambria Math" w:cs="Linux Libertine"/>
                  <w:vertAlign w:val="superscript"/>
                </w:rPr>
                <m:t>0,0,2</m:t>
              </m:r>
            </m:e>
            <m:sup>
              <m:r>
                <w:rPr>
                  <w:rFonts w:ascii="Cambria Math" w:eastAsiaTheme="minorEastAsia" w:hAnsi="Cambria Math" w:cs="Linux Libertine"/>
                  <w:vertAlign w:val="superscript"/>
                </w:rPr>
                <m:t>31</m:t>
              </m:r>
            </m:sup>
          </m:sSup>
          <m:r>
            <w:rPr>
              <w:rFonts w:ascii="Cambria Math" w:eastAsiaTheme="minorEastAsia" w:hAnsi="Cambria Math" w:cs="Linux Libertine"/>
              <w:vertAlign w:val="superscript"/>
            </w:rPr>
            <m:t xml:space="preserve">,0) </m:t>
          </m:r>
        </m:oMath>
      </m:oMathPara>
    </w:p>
    <w:p w:rsidR="001A2EBC" w:rsidRDefault="001A2EBC" w:rsidP="001A2EBC">
      <w:pPr>
        <w:pStyle w:val="paragraph"/>
      </w:pPr>
      <w:r>
        <w:lastRenderedPageBreak/>
        <w:t>With these input differences in mind, Wang et al</w:t>
      </w:r>
      <w:r w:rsidR="008D7EA0">
        <w:t>. were</w:t>
      </w:r>
      <w:r>
        <w:t xml:space="preserve"> able to derive a set of sufficient conditions for the input difference to hold, and furthermore derived a message modification scheme which allowed for an increase in the probability of a collision </w:t>
      </w:r>
      <w:r w:rsidR="0034046C">
        <w:t>occurring</w:t>
      </w:r>
      <w:r>
        <w:t>. With this, they were able to discover the following MD5 collision for a 1024</w:t>
      </w:r>
      <w:r w:rsidR="000A384E">
        <w:noBreakHyphen/>
      </w:r>
      <w:r>
        <w:t>bit message:</w:t>
      </w:r>
    </w:p>
    <w:p w:rsidR="009B2AD9" w:rsidRDefault="009B2AD9" w:rsidP="009B2AD9">
      <w:pPr>
        <w:pStyle w:val="Caption"/>
        <w:keepNext/>
      </w:pPr>
      <w:bookmarkStart w:id="51" w:name="_Toc528019298"/>
      <w:r>
        <w:t xml:space="preserve">Table </w:t>
      </w:r>
      <w:r w:rsidR="008025B5">
        <w:fldChar w:fldCharType="begin"/>
      </w:r>
      <w:r w:rsidR="008025B5">
        <w:instrText xml:space="preserve"> SEQ Table \* ARABIC </w:instrText>
      </w:r>
      <w:r w:rsidR="008025B5">
        <w:fldChar w:fldCharType="separate"/>
      </w:r>
      <w:r w:rsidR="00DC273F">
        <w:rPr>
          <w:noProof/>
        </w:rPr>
        <w:t>5</w:t>
      </w:r>
      <w:r w:rsidR="008025B5">
        <w:rPr>
          <w:noProof/>
        </w:rPr>
        <w:fldChar w:fldCharType="end"/>
      </w:r>
      <w:r>
        <w:t xml:space="preserve"> - MD5 Collision by Wang et al.</w:t>
      </w:r>
      <w:bookmarkEnd w:id="51"/>
    </w:p>
    <w:tbl>
      <w:tblPr>
        <w:tblStyle w:val="TableGrid"/>
        <w:tblW w:w="8031" w:type="dxa"/>
        <w:jc w:val="center"/>
        <w:tblLook w:val="04A0" w:firstRow="1" w:lastRow="0" w:firstColumn="1" w:lastColumn="0" w:noHBand="0" w:noVBand="1"/>
      </w:tblPr>
      <w:tblGrid>
        <w:gridCol w:w="689"/>
        <w:gridCol w:w="7342"/>
      </w:tblGrid>
      <w:tr w:rsidR="001A2EBC" w:rsidTr="00CF1C89">
        <w:trPr>
          <w:jc w:val="center"/>
        </w:trPr>
        <w:tc>
          <w:tcPr>
            <w:tcW w:w="689" w:type="dxa"/>
          </w:tcPr>
          <w:p w:rsidR="001A2EBC" w:rsidRPr="000B0E1B" w:rsidRDefault="008025B5" w:rsidP="001A2EBC">
            <w:pPr>
              <w:pStyle w:val="paragraph"/>
              <w:ind w:firstLine="0"/>
              <w:rPr>
                <w:b/>
              </w:rPr>
            </w:pPr>
            <m:oMathPara>
              <m:oMath>
                <m:sSub>
                  <m:sSubPr>
                    <m:ctrlPr>
                      <w:rPr>
                        <w:rFonts w:ascii="Cambria Math" w:hAnsi="Cambria Math" w:cs="Linux Libertine"/>
                        <w:b/>
                        <w:i/>
                      </w:rPr>
                    </m:ctrlPr>
                  </m:sSubPr>
                  <m:e>
                    <m:r>
                      <m:rPr>
                        <m:sty m:val="bi"/>
                      </m:rPr>
                      <w:rPr>
                        <w:rFonts w:ascii="Cambria Math" w:hAnsi="Cambria Math" w:cs="Linux Libertine"/>
                      </w:rPr>
                      <m:t>M</m:t>
                    </m:r>
                  </m:e>
                  <m:sub>
                    <m:r>
                      <m:rPr>
                        <m:sty m:val="bi"/>
                      </m:rPr>
                      <w:rPr>
                        <w:rFonts w:ascii="Cambria Math" w:hAnsi="Cambria Math" w:cs="Linux Libertine"/>
                      </w:rPr>
                      <m:t>0</m:t>
                    </m:r>
                  </m:sub>
                </m:sSub>
              </m:oMath>
            </m:oMathPara>
          </w:p>
        </w:tc>
        <w:tc>
          <w:tcPr>
            <w:tcW w:w="7342" w:type="dxa"/>
          </w:tcPr>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2dd31d1c 4eee6c56 9a3d695c f9af9887 b5ca2fab 7e46123e</w:t>
            </w:r>
          </w:p>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58044089 7ffbb863 4ad552b3 f4098388 e4835a41 7125e825</w:t>
            </w:r>
          </w:p>
          <w:p w:rsidR="001A2EBC" w:rsidRPr="00A14A09" w:rsidRDefault="00A14A09" w:rsidP="00A14A09">
            <w:pPr>
              <w:jc w:val="both"/>
              <w:rPr>
                <w:rFonts w:ascii="Consolas" w:eastAsia="Times New Roman" w:hAnsi="Consolas" w:cs="Consolas"/>
                <w:sz w:val="24"/>
                <w:lang w:eastAsia="en-NZ"/>
              </w:rPr>
            </w:pPr>
            <w:r>
              <w:rPr>
                <w:rFonts w:ascii="Consolas" w:eastAsia="Times New Roman" w:hAnsi="Consolas" w:cs="Consolas"/>
                <w:sz w:val="24"/>
                <w:lang w:eastAsia="en-NZ"/>
              </w:rPr>
              <w:t>51089fc9 cdf7f2bd 1dd95b3c 3780</w:t>
            </w:r>
          </w:p>
        </w:tc>
      </w:tr>
      <w:tr w:rsidR="001A2EBC" w:rsidTr="00CF1C89">
        <w:trPr>
          <w:jc w:val="center"/>
        </w:trPr>
        <w:tc>
          <w:tcPr>
            <w:tcW w:w="689" w:type="dxa"/>
          </w:tcPr>
          <w:p w:rsidR="001A2EBC" w:rsidRPr="000B0E1B" w:rsidRDefault="008025B5" w:rsidP="001A2EBC">
            <w:pPr>
              <w:pStyle w:val="paragraph"/>
              <w:ind w:firstLine="0"/>
              <w:rPr>
                <w:b/>
              </w:rPr>
            </w:pPr>
            <m:oMathPara>
              <m:oMath>
                <m:sSub>
                  <m:sSubPr>
                    <m:ctrlPr>
                      <w:rPr>
                        <w:rFonts w:ascii="Cambria Math" w:hAnsi="Cambria Math" w:cs="Linux Libertine"/>
                        <w:b/>
                        <w:i/>
                      </w:rPr>
                    </m:ctrlPr>
                  </m:sSubPr>
                  <m:e>
                    <m:r>
                      <m:rPr>
                        <m:sty m:val="bi"/>
                      </m:rPr>
                      <w:rPr>
                        <w:rFonts w:ascii="Cambria Math" w:hAnsi="Cambria Math" w:cs="Linux Libertine"/>
                      </w:rPr>
                      <m:t>M</m:t>
                    </m:r>
                  </m:e>
                  <m:sub>
                    <m:r>
                      <m:rPr>
                        <m:sty m:val="bi"/>
                      </m:rPr>
                      <w:rPr>
                        <w:rFonts w:ascii="Cambria Math" w:hAnsi="Cambria Math" w:cs="Linux Libertine"/>
                      </w:rPr>
                      <m:t>1</m:t>
                    </m:r>
                  </m:sub>
                </m:sSub>
              </m:oMath>
            </m:oMathPara>
          </w:p>
        </w:tc>
        <w:tc>
          <w:tcPr>
            <w:tcW w:w="7342" w:type="dxa"/>
          </w:tcPr>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d11d0b96 9c7b41dc f497d8e4 d555655a c79a7335 cfdebf06</w:t>
            </w:r>
          </w:p>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6f129308 fb109d17 97f2775e b5cd530b aade8225 c15cc79d</w:t>
            </w:r>
          </w:p>
          <w:p w:rsidR="001A2EBC" w:rsidRPr="00A14A09" w:rsidRDefault="001161AD" w:rsidP="00A14A09">
            <w:pPr>
              <w:jc w:val="both"/>
              <w:rPr>
                <w:rFonts w:ascii="Consolas" w:eastAsia="Times New Roman" w:hAnsi="Consolas" w:cs="Consolas"/>
                <w:sz w:val="24"/>
                <w:lang w:eastAsia="en-NZ"/>
              </w:rPr>
            </w:pPr>
            <w:r w:rsidRPr="008B23F6">
              <w:rPr>
                <w:rFonts w:ascii="Consolas" w:eastAsia="Times New Roman" w:hAnsi="Consolas" w:cs="Consolas"/>
                <w:sz w:val="24"/>
                <w:lang w:eastAsia="en-NZ"/>
              </w:rPr>
              <w:t>dcb</w:t>
            </w:r>
            <w:r w:rsidR="00A14A09">
              <w:rPr>
                <w:rFonts w:ascii="Consolas" w:eastAsia="Times New Roman" w:hAnsi="Consolas" w:cs="Consolas"/>
                <w:sz w:val="24"/>
                <w:lang w:eastAsia="en-NZ"/>
              </w:rPr>
              <w:t>74ed6 dd3c55fd 80a9bb1e 3a7cc35</w:t>
            </w:r>
          </w:p>
        </w:tc>
      </w:tr>
      <w:tr w:rsidR="001A2EBC" w:rsidTr="00CF1C89">
        <w:trPr>
          <w:jc w:val="center"/>
        </w:trPr>
        <w:tc>
          <w:tcPr>
            <w:tcW w:w="689" w:type="dxa"/>
          </w:tcPr>
          <w:p w:rsidR="001A2EBC" w:rsidRPr="000B0E1B" w:rsidRDefault="008025B5" w:rsidP="001A2EBC">
            <w:pPr>
              <w:pStyle w:val="paragraph"/>
              <w:ind w:firstLine="0"/>
              <w:rPr>
                <w:b/>
              </w:rPr>
            </w:pPr>
            <m:oMathPara>
              <m:oMath>
                <m:sSub>
                  <m:sSubPr>
                    <m:ctrlPr>
                      <w:rPr>
                        <w:rFonts w:ascii="Cambria Math" w:hAnsi="Cambria Math" w:cs="Linux Libertine"/>
                        <w:b/>
                        <w:i/>
                      </w:rPr>
                    </m:ctrlPr>
                  </m:sSubPr>
                  <m:e>
                    <m:r>
                      <m:rPr>
                        <m:sty m:val="bi"/>
                      </m:rPr>
                      <w:rPr>
                        <w:rFonts w:ascii="Cambria Math" w:hAnsi="Cambria Math" w:cs="Linux Libertine"/>
                      </w:rPr>
                      <m:t>M</m:t>
                    </m:r>
                  </m:e>
                  <m:sub>
                    <m:r>
                      <m:rPr>
                        <m:sty m:val="bi"/>
                      </m:rPr>
                      <w:rPr>
                        <w:rFonts w:ascii="Cambria Math" w:hAnsi="Cambria Math" w:cs="Linux Libertine"/>
                      </w:rPr>
                      <m:t>0</m:t>
                    </m:r>
                  </m:sub>
                </m:sSub>
                <m:r>
                  <m:rPr>
                    <m:sty m:val="bi"/>
                  </m:rPr>
                  <w:rPr>
                    <w:rFonts w:ascii="Cambria Math" w:hAnsi="Cambria Math" w:cs="Linux Libertine"/>
                  </w:rPr>
                  <m:t>'</m:t>
                </m:r>
              </m:oMath>
            </m:oMathPara>
          </w:p>
        </w:tc>
        <w:tc>
          <w:tcPr>
            <w:tcW w:w="7342" w:type="dxa"/>
          </w:tcPr>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2dd31d1c 4eee6c56 9a3d695c f9af987b 5ca2fab7 e46123e5</w:t>
            </w:r>
          </w:p>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80440897 ffbb8634 ad552b3f 4098388e 4835a41f 125e8255</w:t>
            </w:r>
          </w:p>
          <w:p w:rsidR="001A2EBC" w:rsidRPr="00A14A09" w:rsidRDefault="00A14A09" w:rsidP="00A14A09">
            <w:pPr>
              <w:jc w:val="both"/>
              <w:rPr>
                <w:rFonts w:ascii="Consolas" w:eastAsia="Times New Roman" w:hAnsi="Consolas" w:cs="Consolas"/>
                <w:sz w:val="24"/>
                <w:lang w:eastAsia="en-NZ"/>
              </w:rPr>
            </w:pPr>
            <w:r>
              <w:rPr>
                <w:rFonts w:ascii="Consolas" w:eastAsia="Times New Roman" w:hAnsi="Consolas" w:cs="Consolas"/>
                <w:sz w:val="24"/>
                <w:lang w:eastAsia="en-NZ"/>
              </w:rPr>
              <w:t>1089fc9c df772bd1 dd95b3c3 3780</w:t>
            </w:r>
          </w:p>
        </w:tc>
      </w:tr>
      <w:tr w:rsidR="001A2EBC" w:rsidTr="00CF1C89">
        <w:trPr>
          <w:jc w:val="center"/>
        </w:trPr>
        <w:tc>
          <w:tcPr>
            <w:tcW w:w="689" w:type="dxa"/>
          </w:tcPr>
          <w:p w:rsidR="001A2EBC" w:rsidRPr="000B0E1B" w:rsidRDefault="008025B5" w:rsidP="001A2EBC">
            <w:pPr>
              <w:pStyle w:val="paragraph"/>
              <w:ind w:firstLine="0"/>
              <w:rPr>
                <w:b/>
              </w:rPr>
            </w:pPr>
            <m:oMathPara>
              <m:oMath>
                <m:sSub>
                  <m:sSubPr>
                    <m:ctrlPr>
                      <w:rPr>
                        <w:rFonts w:ascii="Cambria Math" w:hAnsi="Cambria Math" w:cs="Linux Libertine"/>
                        <w:b/>
                        <w:i/>
                      </w:rPr>
                    </m:ctrlPr>
                  </m:sSubPr>
                  <m:e>
                    <m:r>
                      <m:rPr>
                        <m:sty m:val="bi"/>
                      </m:rPr>
                      <w:rPr>
                        <w:rFonts w:ascii="Cambria Math" w:hAnsi="Cambria Math" w:cs="Linux Libertine"/>
                      </w:rPr>
                      <m:t>M</m:t>
                    </m:r>
                  </m:e>
                  <m:sub>
                    <m:r>
                      <m:rPr>
                        <m:sty m:val="bi"/>
                      </m:rPr>
                      <w:rPr>
                        <w:rFonts w:ascii="Cambria Math" w:hAnsi="Cambria Math" w:cs="Linux Libertine"/>
                      </w:rPr>
                      <m:t>1</m:t>
                    </m:r>
                  </m:sub>
                </m:sSub>
                <m:r>
                  <m:rPr>
                    <m:sty m:val="bi"/>
                  </m:rPr>
                  <w:rPr>
                    <w:rFonts w:ascii="Cambria Math" w:hAnsi="Cambria Math" w:cs="Linux Libertine"/>
                  </w:rPr>
                  <m:t>'</m:t>
                </m:r>
              </m:oMath>
            </m:oMathPara>
          </w:p>
        </w:tc>
        <w:tc>
          <w:tcPr>
            <w:tcW w:w="7342" w:type="dxa"/>
          </w:tcPr>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d11d0b96 9c7b41dc f497d8e4 d555655a 479a7335 cfdebf0</w:t>
            </w:r>
          </w:p>
          <w:p w:rsidR="001161AD" w:rsidRPr="008B23F6" w:rsidRDefault="001161AD" w:rsidP="008B23F6">
            <w:pPr>
              <w:jc w:val="both"/>
              <w:rPr>
                <w:rFonts w:ascii="Consolas" w:eastAsia="Times New Roman" w:hAnsi="Consolas" w:cs="Consolas"/>
                <w:sz w:val="24"/>
                <w:lang w:eastAsia="en-NZ"/>
              </w:rPr>
            </w:pPr>
            <w:r w:rsidRPr="008B23F6">
              <w:rPr>
                <w:rFonts w:ascii="Consolas" w:eastAsia="Times New Roman" w:hAnsi="Consolas" w:cs="Consolas"/>
                <w:sz w:val="24"/>
                <w:lang w:eastAsia="en-NZ"/>
              </w:rPr>
              <w:t>66f12930 8fb109d1 797f2775 eb5cd530 baade822 5c154c79</w:t>
            </w:r>
          </w:p>
          <w:p w:rsidR="001A2EBC" w:rsidRPr="00A14A09" w:rsidRDefault="001161AD" w:rsidP="00A14A09">
            <w:pPr>
              <w:jc w:val="both"/>
              <w:rPr>
                <w:rFonts w:ascii="Consolas" w:eastAsia="Times New Roman" w:hAnsi="Consolas" w:cs="Consolas"/>
                <w:sz w:val="24"/>
                <w:lang w:eastAsia="en-NZ"/>
              </w:rPr>
            </w:pPr>
            <w:r w:rsidRPr="008B23F6">
              <w:rPr>
                <w:rFonts w:ascii="Consolas" w:eastAsia="Times New Roman" w:hAnsi="Consolas" w:cs="Consolas"/>
                <w:sz w:val="24"/>
                <w:lang w:eastAsia="en-NZ"/>
              </w:rPr>
              <w:t>ddcb</w:t>
            </w:r>
            <w:r w:rsidR="00A14A09">
              <w:rPr>
                <w:rFonts w:ascii="Consolas" w:eastAsia="Times New Roman" w:hAnsi="Consolas" w:cs="Consolas"/>
                <w:sz w:val="24"/>
                <w:lang w:eastAsia="en-NZ"/>
              </w:rPr>
              <w:t>74ed 6dd3c55f 580a9bb1 e3a7cc35</w:t>
            </w:r>
          </w:p>
        </w:tc>
      </w:tr>
      <w:tr w:rsidR="001A2EBC" w:rsidTr="00CF1C89">
        <w:trPr>
          <w:jc w:val="center"/>
        </w:trPr>
        <w:tc>
          <w:tcPr>
            <w:tcW w:w="689" w:type="dxa"/>
          </w:tcPr>
          <w:p w:rsidR="001A2EBC" w:rsidRPr="000B0E1B" w:rsidRDefault="000B0E1B" w:rsidP="001A2EBC">
            <w:pPr>
              <w:pStyle w:val="paragraph"/>
              <w:ind w:firstLine="0"/>
              <w:rPr>
                <w:b/>
              </w:rPr>
            </w:pPr>
            <m:oMathPara>
              <m:oMath>
                <m:r>
                  <m:rPr>
                    <m:sty m:val="bi"/>
                  </m:rPr>
                  <w:rPr>
                    <w:rFonts w:ascii="Cambria Math" w:hAnsi="Cambria Math" w:cs="Linux Libertine"/>
                  </w:rPr>
                  <m:t>H</m:t>
                </m:r>
              </m:oMath>
            </m:oMathPara>
          </w:p>
        </w:tc>
        <w:tc>
          <w:tcPr>
            <w:tcW w:w="7342" w:type="dxa"/>
          </w:tcPr>
          <w:p w:rsidR="001A2EBC" w:rsidRPr="008B23F6" w:rsidRDefault="001A2EBC" w:rsidP="008B23F6">
            <w:pPr>
              <w:pStyle w:val="paragraph"/>
              <w:tabs>
                <w:tab w:val="left" w:pos="1740"/>
              </w:tabs>
              <w:ind w:firstLine="0"/>
              <w:rPr>
                <w:rFonts w:ascii="Consolas" w:hAnsi="Consolas" w:cs="Consolas"/>
              </w:rPr>
            </w:pPr>
            <w:r w:rsidRPr="008B23F6">
              <w:rPr>
                <w:rFonts w:ascii="Consolas" w:hAnsi="Consolas" w:cs="Consolas"/>
              </w:rPr>
              <w:t>9603161f a30f9dbf 9f65ffbc f41fc7ef</w:t>
            </w:r>
          </w:p>
        </w:tc>
      </w:tr>
      <w:tr w:rsidR="001A2EBC" w:rsidTr="00CF1C89">
        <w:trPr>
          <w:jc w:val="center"/>
        </w:trPr>
        <w:tc>
          <w:tcPr>
            <w:tcW w:w="689" w:type="dxa"/>
          </w:tcPr>
          <w:p w:rsidR="001A2EBC" w:rsidRPr="000B0E1B" w:rsidRDefault="008025B5" w:rsidP="001A2EBC">
            <w:pPr>
              <w:pStyle w:val="paragraph"/>
              <w:ind w:firstLine="0"/>
              <w:rPr>
                <w:b/>
              </w:rPr>
            </w:pPr>
            <m:oMathPara>
              <m:oMath>
                <m:sSup>
                  <m:sSupPr>
                    <m:ctrlPr>
                      <w:rPr>
                        <w:rFonts w:ascii="Cambria Math" w:hAnsi="Cambria Math" w:cs="Linux Libertine"/>
                        <w:b/>
                        <w:i/>
                      </w:rPr>
                    </m:ctrlPr>
                  </m:sSupPr>
                  <m:e>
                    <m:r>
                      <m:rPr>
                        <m:sty m:val="bi"/>
                      </m:rPr>
                      <w:rPr>
                        <w:rFonts w:ascii="Cambria Math" w:hAnsi="Cambria Math" w:cs="Linux Libertine"/>
                      </w:rPr>
                      <m:t>H</m:t>
                    </m:r>
                  </m:e>
                  <m:sup>
                    <m:r>
                      <m:rPr>
                        <m:sty m:val="bi"/>
                      </m:rPr>
                      <w:rPr>
                        <w:rFonts w:ascii="Cambria Math" w:hAnsi="Cambria Math" w:cs="Linux Libertine"/>
                      </w:rPr>
                      <m:t>*</m:t>
                    </m:r>
                  </m:sup>
                </m:sSup>
              </m:oMath>
            </m:oMathPara>
          </w:p>
        </w:tc>
        <w:tc>
          <w:tcPr>
            <w:tcW w:w="7342" w:type="dxa"/>
          </w:tcPr>
          <w:p w:rsidR="001A2EBC" w:rsidRPr="008B23F6" w:rsidRDefault="001A2EBC" w:rsidP="008B23F6">
            <w:pPr>
              <w:pStyle w:val="paragraph"/>
              <w:ind w:firstLine="0"/>
              <w:rPr>
                <w:rFonts w:ascii="Consolas" w:hAnsi="Consolas" w:cs="Consolas"/>
              </w:rPr>
            </w:pPr>
            <w:r w:rsidRPr="008B23F6">
              <w:rPr>
                <w:rFonts w:ascii="Consolas" w:hAnsi="Consolas" w:cs="Consolas"/>
              </w:rPr>
              <w:t>a4c0d35c 95a63a80 5915367d cfe6b751</w:t>
            </w:r>
          </w:p>
        </w:tc>
      </w:tr>
    </w:tbl>
    <w:p w:rsidR="001A2EBC" w:rsidRPr="001A2EBC" w:rsidRDefault="001A2EBC" w:rsidP="001A2EBC">
      <w:pPr>
        <w:pStyle w:val="paragraph"/>
        <w:rPr>
          <w:rFonts w:ascii="Cambria Math" w:hAnsi="Cambria Math"/>
        </w:rPr>
      </w:pPr>
      <w:r>
        <w:t xml:space="preserve">In this table, we are given the first block, </w:t>
      </w:r>
      <m:oMath>
        <m:sSub>
          <m:sSubPr>
            <m:ctrlPr>
              <w:rPr>
                <w:rFonts w:ascii="Cambria Math" w:hAnsi="Cambria Math" w:cs="Linux Libertine"/>
                <w:i/>
              </w:rPr>
            </m:ctrlPr>
          </m:sSubPr>
          <m:e>
            <m:r>
              <w:rPr>
                <w:rFonts w:ascii="Cambria Math" w:hAnsi="Cambria Math" w:cs="Linux Libertine"/>
              </w:rPr>
              <m:t>M</m:t>
            </m:r>
          </m:e>
          <m:sub>
            <m:r>
              <w:rPr>
                <w:rFonts w:ascii="Cambria Math" w:hAnsi="Cambria Math" w:cs="Linux Libertine"/>
              </w:rPr>
              <m:t>0</m:t>
            </m:r>
          </m:sub>
        </m:sSub>
      </m:oMath>
      <w:r>
        <w:rPr>
          <w:rFonts w:eastAsiaTheme="minorEastAsia"/>
        </w:rPr>
        <w:t xml:space="preserve"> and </w:t>
      </w:r>
      <m:oMath>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0</m:t>
            </m:r>
          </m:sub>
        </m:sSub>
        <m:r>
          <w:rPr>
            <w:rFonts w:ascii="Cambria Math" w:eastAsiaTheme="minorEastAsia" w:hAnsi="Cambria Math" w:cs="Linux Libertine"/>
          </w:rPr>
          <m:t>'</m:t>
        </m:r>
      </m:oMath>
      <w:r>
        <w:rPr>
          <w:rFonts w:eastAsiaTheme="minorEastAsia"/>
        </w:rPr>
        <w:t xml:space="preserve"> such that </w:t>
      </w:r>
      <m:oMath>
        <m:r>
          <m:rPr>
            <m:sty m:val="p"/>
          </m:rPr>
          <w:rPr>
            <w:rFonts w:ascii="Linux Libertine" w:eastAsiaTheme="minorEastAsia" w:hAnsi="Linux Libertine" w:cs="Linux Libertine"/>
          </w:rPr>
          <m:t>Δ</m:t>
        </m:r>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0</m:t>
            </m:r>
          </m:sub>
        </m:sSub>
        <m:r>
          <w:rPr>
            <w:rFonts w:ascii="Cambria Math" w:eastAsiaTheme="minorEastAsia" w:hAnsi="Cambria Math" w:cs="Linux Libertine"/>
          </w:rPr>
          <m:t>=</m:t>
        </m:r>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0</m:t>
            </m:r>
          </m:sub>
          <m:sup>
            <m:r>
              <w:rPr>
                <w:rFonts w:ascii="Cambria Math" w:eastAsiaTheme="minorEastAsia" w:hAnsi="Cambria Math" w:cs="Linux Libertine"/>
              </w:rPr>
              <m:t>'</m:t>
            </m:r>
          </m:sup>
        </m:sSubSup>
        <m:r>
          <w:rPr>
            <w:rFonts w:ascii="Cambria Math" w:eastAsiaTheme="minorEastAsia" w:hAnsi="Cambria Math" w:cs="Linux Libertine"/>
          </w:rPr>
          <m:t>-</m:t>
        </m:r>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0</m:t>
            </m:r>
          </m:sub>
        </m:sSub>
      </m:oMath>
      <w:r>
        <w:rPr>
          <w:rFonts w:eastAsiaTheme="minorEastAsia"/>
        </w:rPr>
        <w:t xml:space="preserve"> as provided before, and similarly for </w:t>
      </w:r>
      <m:oMath>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1</m:t>
            </m:r>
          </m:sub>
        </m:sSub>
      </m:oMath>
      <w:r>
        <w:rPr>
          <w:rFonts w:eastAsiaTheme="minorEastAsia"/>
        </w:rPr>
        <w:t xml:space="preserve"> and </w:t>
      </w:r>
      <m:oMath>
        <m:sSub>
          <m:sSubPr>
            <m:ctrlPr>
              <w:rPr>
                <w:rFonts w:ascii="Cambria Math" w:eastAsiaTheme="minorEastAsia" w:hAnsi="Cambria Math" w:cs="Linux Libertine"/>
                <w:i/>
              </w:rPr>
            </m:ctrlPr>
          </m:sSubPr>
          <m:e>
            <m:r>
              <w:rPr>
                <w:rFonts w:ascii="Cambria Math" w:eastAsiaTheme="minorEastAsia" w:hAnsi="Cambria Math" w:cs="Linux Libertine"/>
              </w:rPr>
              <m:t>M</m:t>
            </m:r>
          </m:e>
          <m:sub>
            <m:r>
              <w:rPr>
                <w:rFonts w:ascii="Cambria Math" w:eastAsiaTheme="minorEastAsia" w:hAnsi="Cambria Math" w:cs="Linux Libertine"/>
              </w:rPr>
              <m:t>1</m:t>
            </m:r>
          </m:sub>
        </m:sSub>
        <m:r>
          <w:rPr>
            <w:rFonts w:ascii="Cambria Math" w:eastAsiaTheme="minorEastAsia" w:hAnsi="Cambria Math" w:cs="Linux Libertine"/>
          </w:rPr>
          <m:t>'</m:t>
        </m:r>
      </m:oMath>
      <w:r>
        <w:rPr>
          <w:rFonts w:eastAsiaTheme="minorEastAsia"/>
        </w:rPr>
        <w:t xml:space="preserve">. The value </w:t>
      </w:r>
      <m:oMath>
        <m:r>
          <w:rPr>
            <w:rFonts w:ascii="Cambria Math" w:eastAsiaTheme="minorEastAsia" w:hAnsi="Cambria Math" w:cs="Linux Libertine"/>
          </w:rPr>
          <m:t>H</m:t>
        </m:r>
      </m:oMath>
      <w:r>
        <w:rPr>
          <w:rFonts w:eastAsiaTheme="minorEastAsia"/>
        </w:rPr>
        <w:t xml:space="preserve"> is the hash value found without any padding applied;</w:t>
      </w:r>
      <w:r w:rsidR="00431CCC">
        <w:rPr>
          <w:rFonts w:eastAsiaTheme="minorEastAsia"/>
        </w:rPr>
        <w:t xml:space="preserve"> however, due to the Merkle</w:t>
      </w:r>
      <w:r w:rsidR="000A384E">
        <w:rPr>
          <w:rFonts w:eastAsiaTheme="minorEastAsia"/>
        </w:rPr>
        <w:noBreakHyphen/>
      </w:r>
      <w:r w:rsidR="00431CCC">
        <w:rPr>
          <w:rFonts w:eastAsiaTheme="minorEastAsia"/>
        </w:rPr>
        <w:t xml:space="preserve">Damgård structure, this readily extends to an actual collision, with hash value given by </w:t>
      </w:r>
      <m:oMath>
        <m:sSup>
          <m:sSupPr>
            <m:ctrlPr>
              <w:rPr>
                <w:rFonts w:ascii="Cambria Math" w:eastAsiaTheme="minorEastAsia" w:hAnsi="Cambria Math" w:cs="Linux Libertine"/>
                <w:i/>
              </w:rPr>
            </m:ctrlPr>
          </m:sSupPr>
          <m:e>
            <m:r>
              <w:rPr>
                <w:rFonts w:ascii="Cambria Math" w:eastAsiaTheme="minorEastAsia" w:hAnsi="Cambria Math" w:cs="Linux Libertine"/>
              </w:rPr>
              <m:t>H</m:t>
            </m:r>
          </m:e>
          <m:sup>
            <m:r>
              <w:rPr>
                <w:rFonts w:ascii="Cambria Math" w:eastAsiaTheme="minorEastAsia" w:hAnsi="Cambria Math" w:cs="Linux Libertine"/>
              </w:rPr>
              <m:t>*</m:t>
            </m:r>
          </m:sup>
        </m:sSup>
      </m:oMath>
      <w:r w:rsidR="00431CCC">
        <w:rPr>
          <w:rFonts w:eastAsiaTheme="minorEastAsia"/>
        </w:rPr>
        <w:t>.</w:t>
      </w:r>
    </w:p>
    <w:p w:rsidR="0003012B" w:rsidRDefault="0003012B" w:rsidP="0003012B">
      <w:pPr>
        <w:pStyle w:val="Heading3"/>
      </w:pPr>
      <w:bookmarkStart w:id="52" w:name="_Toc528019224"/>
      <w:r>
        <w:t>Applications to SHA</w:t>
      </w:r>
      <w:r w:rsidR="000A384E">
        <w:noBreakHyphen/>
      </w:r>
      <w:r>
        <w:t>1</w:t>
      </w:r>
      <w:bookmarkEnd w:id="52"/>
    </w:p>
    <w:p w:rsidR="0003012B" w:rsidRDefault="00812B3C" w:rsidP="0003012B">
      <w:pPr>
        <w:pStyle w:val="paragraph"/>
      </w:pPr>
      <w:r>
        <w:t>SHA</w:t>
      </w:r>
      <w:r w:rsidR="000A384E">
        <w:noBreakHyphen/>
      </w:r>
      <w:r>
        <w:t xml:space="preserve">1 is a </w:t>
      </w:r>
      <w:r w:rsidR="00DB0797">
        <w:t xml:space="preserve">family of </w:t>
      </w:r>
      <w:r>
        <w:t>cryptographic hash function</w:t>
      </w:r>
      <w:r w:rsidR="00DB0797">
        <w:t>s</w:t>
      </w:r>
      <w:r>
        <w:t xml:space="preserve"> originally designed by the United States National Security Agency </w:t>
      </w:r>
      <w:r w:rsidR="00DB0797">
        <w:t>in 1995</w:t>
      </w:r>
      <w:r w:rsidR="00006BB4">
        <w:fldChar w:fldCharType="begin"/>
      </w:r>
      <w:r w:rsidR="00006BB4">
        <w:instrText xml:space="preserve"> ADDIN EN.CITE &lt;EndNote&gt;&lt;Cite&gt;&lt;Author&gt;Technology&lt;/Author&gt;&lt;Year&gt;1995&lt;/Year&gt;&lt;RecNum&gt;43&lt;/RecNum&gt;&lt;DisplayText&gt;[10]&lt;/DisplayText&gt;&lt;record&gt;&lt;rec-number&gt;43&lt;/rec-number&gt;&lt;foreign-keys&gt;&lt;key app="EN" db-id="w2ta95tpf5pa0lez2fkvtv5jzwx5vaxpzr9w" timestamp="1538280028"&gt;43&lt;/key&gt;&lt;/foreign-keys&gt;&lt;ref-type name="Standard"&gt;58&lt;/ref-type&gt;&lt;contributors&gt;&lt;authors&gt;&lt;author&gt;National Institute of Standards and Technology&lt;/author&gt;&lt;/authors&gt;&lt;/contributors&gt;&lt;titles&gt;&lt;title&gt;Secure Hash Standard (SHS)&lt;/title&gt;&lt;secondary-title&gt;FIPS 180-1&lt;/secondary-title&gt;&lt;/titles&gt;&lt;dates&gt;&lt;year&gt;1995&lt;/year&gt;&lt;/dates&gt;&lt;urls&gt;&lt;related-urls&gt;&lt;url&gt;&lt;style face="underline" font="default" size="100%"&gt;https://csrc.nist.gov/publications/detail/fips/180/1/archive/1995-04-17&lt;/style&gt;&lt;/url&gt;&lt;/related-urls&gt;&lt;/urls&gt;&lt;/record&gt;&lt;/Cite&gt;&lt;/EndNote&gt;</w:instrText>
      </w:r>
      <w:r w:rsidR="00006BB4">
        <w:fldChar w:fldCharType="separate"/>
      </w:r>
      <w:r w:rsidR="00006BB4">
        <w:rPr>
          <w:noProof/>
        </w:rPr>
        <w:t>[10]</w:t>
      </w:r>
      <w:r w:rsidR="00006BB4">
        <w:fldChar w:fldCharType="end"/>
      </w:r>
      <w:r w:rsidR="00DB0797">
        <w:t>, and were intended to be successors to the SHA</w:t>
      </w:r>
      <w:r w:rsidR="00F72038">
        <w:noBreakHyphen/>
      </w:r>
      <w:r w:rsidR="008F1B84">
        <w:t>0</w:t>
      </w:r>
      <w:r w:rsidR="00DB0797">
        <w:t xml:space="preserve"> hash function. This was supposedly to fix issues in the compression function, which otherwise would reduce the security of the function. Like the MD family, the SHA</w:t>
      </w:r>
      <w:r w:rsidR="000A384E">
        <w:noBreakHyphen/>
      </w:r>
      <w:r w:rsidR="00DB0797">
        <w:t>1 family uses a Merkle</w:t>
      </w:r>
      <w:r w:rsidR="000A384E">
        <w:noBreakHyphen/>
      </w:r>
      <w:r w:rsidR="006D5033">
        <w:t>Damgård</w:t>
      </w:r>
      <w:r w:rsidR="00DB0797">
        <w:t xml:space="preserve"> structure with a Davies</w:t>
      </w:r>
      <w:r w:rsidR="000A384E">
        <w:noBreakHyphen/>
      </w:r>
      <w:r w:rsidR="00DB0797">
        <w:t>Meyer compression function. The block size for this function is 512</w:t>
      </w:r>
      <w:r w:rsidR="000A384E">
        <w:noBreakHyphen/>
      </w:r>
      <w:r w:rsidR="00DB0797">
        <w:t>bits, with a digest size of 160</w:t>
      </w:r>
      <w:r w:rsidR="000A384E">
        <w:noBreakHyphen/>
      </w:r>
      <w:r w:rsidR="008F1B84">
        <w:t xml:space="preserve">bits, with the compression function running for 80 rounds. </w:t>
      </w:r>
    </w:p>
    <w:p w:rsidR="008F1B84" w:rsidRDefault="00B84BDC" w:rsidP="008F1B84">
      <w:pPr>
        <w:pStyle w:val="paragraph"/>
      </w:pPr>
      <w:r>
        <w:t>In 2017, through a joint effort by Centrum Wiskunde &amp; Informatica</w:t>
      </w:r>
      <w:r w:rsidR="00B17B12">
        <w:t xml:space="preserve"> (CWI)</w:t>
      </w:r>
      <w:r>
        <w:t xml:space="preserve"> and Google, the first collision for the full SHA</w:t>
      </w:r>
      <w:r w:rsidR="000A384E">
        <w:noBreakHyphen/>
      </w:r>
      <w:r>
        <w:t>1 was found</w:t>
      </w:r>
      <w:r w:rsidR="008F1B84">
        <w:fldChar w:fldCharType="begin"/>
      </w:r>
      <w:r w:rsidR="008F1B84">
        <w:instrText xml:space="preserve"> ADDIN EN.CITE &lt;EndNote&gt;&lt;Cite&gt;&lt;Author&gt;Stevens&lt;/Author&gt;&lt;Year&gt;2017&lt;/Year&gt;&lt;RecNum&gt;45&lt;/RecNum&gt;&lt;DisplayText&gt;[12]&lt;/DisplayText&gt;&lt;record&gt;&lt;rec-number&gt;45&lt;/rec-number&gt;&lt;foreign-keys&gt;&lt;key app="EN" db-id="w2ta95tpf5pa0lez2fkvtv5jzwx5vaxpzr9w" timestamp="1538280252"&gt;45&lt;/key&gt;&lt;/foreign-keys&gt;&lt;ref-type name="Conference Proceedings"&gt;10&lt;/ref-type&gt;&lt;contributors&gt;&lt;authors&gt;&lt;author&gt;Stevens, Marc&lt;/author&gt;&lt;author&gt;Bursztein, Elie&lt;/author&gt;&lt;author&gt;Karpman, Pierre&lt;/author&gt;&lt;author&gt;Albertini, Ange&lt;/author&gt;&lt;author&gt;Markov, Yarik&lt;/author&gt;&lt;/authors&gt;&lt;tertiary-authors&gt;&lt;author&gt;Katz, Jonathan&lt;/author&gt;&lt;author&gt;Shacham, Hovav&lt;/author&gt;&lt;/tertiary-authors&gt;&lt;/contributors&gt;&lt;titles&gt;&lt;title&gt;The First Collision for Full SHA-1&lt;/title&gt;&lt;tertiary-title&gt;Advances in Cryptology – CRYPTO 2017&lt;/tertiary-title&gt;&lt;/titles&gt;&lt;pages&gt;570-596&lt;/pages&gt;&lt;dates&gt;&lt;year&gt;2017&lt;/year&gt;&lt;/dates&gt;&lt;pub-location&gt;Cham&lt;/pub-location&gt;&lt;publisher&gt;Springer International Publishing&lt;/publisher&gt;&lt;isbn&gt;978-3-319-63688-7&lt;/isbn&gt;&lt;label&gt;10.1007/978-3-319-63688-7_19&lt;/label&gt;&lt;urls&gt;&lt;/urls&gt;&lt;/record&gt;&lt;/Cite&gt;&lt;/EndNote&gt;</w:instrText>
      </w:r>
      <w:r w:rsidR="008F1B84">
        <w:fldChar w:fldCharType="separate"/>
      </w:r>
      <w:r w:rsidR="008F1B84">
        <w:rPr>
          <w:noProof/>
        </w:rPr>
        <w:t>[12]</w:t>
      </w:r>
      <w:r w:rsidR="008F1B84">
        <w:fldChar w:fldCharType="end"/>
      </w:r>
      <w:r>
        <w:t>. The result of this attack was two distinct PDF documents which shared the same SHA</w:t>
      </w:r>
      <w:r w:rsidR="000A384E">
        <w:noBreakHyphen/>
      </w:r>
      <w:r>
        <w:t xml:space="preserve">1 hash. </w:t>
      </w:r>
      <w:r w:rsidR="008F1B84">
        <w:t xml:space="preserve">According to their initial release on </w:t>
      </w:r>
      <w:hyperlink r:id="rId19" w:history="1">
        <w:r w:rsidR="008F1B84" w:rsidRPr="006D3389">
          <w:rPr>
            <w:rStyle w:val="Hyperlink"/>
          </w:rPr>
          <w:t>https://shattered.io/</w:t>
        </w:r>
      </w:hyperlink>
      <w:r w:rsidR="008F1B84">
        <w:t>, t</w:t>
      </w:r>
      <w:r>
        <w:t xml:space="preserve">he complexity of this attack </w:t>
      </w:r>
      <w:r w:rsidR="008F1B84">
        <w:t xml:space="preserve">“required over 9,223,372,036,854,775,808 SHA1 computations” and “… </w:t>
      </w:r>
      <w:r>
        <w:t xml:space="preserve">took the equivalent processing power </w:t>
      </w:r>
      <w:r w:rsidR="008F1B84">
        <w:t>as 6,500 years of single-</w:t>
      </w:r>
      <w:r w:rsidR="008F1B84">
        <w:lastRenderedPageBreak/>
        <w:t>CPU computations and 110 years of single-GPU computations”. This success followed from CWI’s earlier success in the cryptanalysis of SHA-1 in 2015 in which they demonstrated a</w:t>
      </w:r>
      <w:r w:rsidR="00DC3CED">
        <w:t>n</w:t>
      </w:r>
      <w:r w:rsidR="008F1B84">
        <w:t xml:space="preserve"> algorithm to find a free-start collision for SHA-1 in practical time</w:t>
      </w:r>
      <w:r w:rsidR="008F1B84">
        <w:fldChar w:fldCharType="begin"/>
      </w:r>
      <w:r w:rsidR="008F1B84">
        <w:instrText xml:space="preserve"> ADDIN EN.CITE &lt;EndNote&gt;&lt;Cite&gt;&lt;Author&gt;Stevens&lt;/Author&gt;&lt;Year&gt;2015&lt;/Year&gt;&lt;RecNum&gt;41&lt;/RecNum&gt;&lt;DisplayText&gt;[11]&lt;/DisplayText&gt;&lt;record&gt;&lt;rec-number&gt;41&lt;/rec-number&gt;&lt;foreign-keys&gt;&lt;key app="EN" db-id="w2ta95tpf5pa0lez2fkvtv5jzwx5vaxpzr9w" timestamp="1538279661"&gt;41&lt;/key&gt;&lt;/foreign-keys&gt;&lt;ref-type name="Conference Proceedings"&gt;10&lt;/ref-type&gt;&lt;contributors&gt;&lt;authors&gt;&lt;author&gt;Stevens, Marc&lt;/author&gt;&lt;author&gt;Karpman, Pierre&lt;/author&gt;&lt;author&gt;Peyrin, Thomas&lt;/author&gt;&lt;/authors&gt;&lt;/contributors&gt;&lt;titles&gt;&lt;title&gt;Freestart collision for full SHA-1&lt;/title&gt;&lt;/titles&gt;&lt;dates&gt;&lt;year&gt;2015&lt;/year&gt;&lt;/dates&gt;&lt;urls&gt;&lt;related-urls&gt;&lt;url&gt;&lt;style face="underline" font="default" size="100%"&gt;https://eprint.iacr.org/2015/967&lt;/style&gt;&lt;/url&gt;&lt;/related-urls&gt;&lt;/urls&gt;&lt;/record&gt;&lt;/Cite&gt;&lt;/EndNote&gt;</w:instrText>
      </w:r>
      <w:r w:rsidR="008F1B84">
        <w:fldChar w:fldCharType="separate"/>
      </w:r>
      <w:r w:rsidR="008F1B84">
        <w:rPr>
          <w:noProof/>
        </w:rPr>
        <w:t>[11]</w:t>
      </w:r>
      <w:r w:rsidR="008F1B84">
        <w:fldChar w:fldCharType="end"/>
      </w:r>
      <w:r w:rsidR="008F1B84">
        <w:t xml:space="preserve">. </w:t>
      </w:r>
      <w:r w:rsidR="00EF73B3">
        <w:t>Both</w:t>
      </w:r>
      <w:r w:rsidR="008F1B84">
        <w:t xml:space="preserve"> results used a combination of differential cryptanalysis and other techniques to produce collisions in practical time. </w:t>
      </w:r>
    </w:p>
    <w:p w:rsidR="00C9659F" w:rsidRDefault="00C9659F" w:rsidP="008F1B84">
      <w:pPr>
        <w:pStyle w:val="Heading3"/>
      </w:pPr>
      <w:bookmarkStart w:id="53" w:name="_Toc528019225"/>
      <w:r>
        <w:t>Applications to SHA</w:t>
      </w:r>
      <w:r w:rsidR="000A384E">
        <w:noBreakHyphen/>
      </w:r>
      <w:r>
        <w:t>2</w:t>
      </w:r>
      <w:bookmarkEnd w:id="53"/>
    </w:p>
    <w:p w:rsidR="00D3471C" w:rsidRPr="00D3471C" w:rsidRDefault="00C052DA" w:rsidP="00D3471C">
      <w:pPr>
        <w:pStyle w:val="paragraph"/>
      </w:pPr>
      <w:r>
        <w:t xml:space="preserve">Research on SHA-2 is still ongoing, with more progress being made every year. The techniques employed by most cryptanalysts for this family is primarily differential cryptanalysis, however much like with CWIs cryptanalysis of SHA-1, other techniques are being incorporated to help make attacks more practical. One such example is the results from </w:t>
      </w:r>
      <w:r w:rsidR="00DC3CED">
        <w:t xml:space="preserve">Florian </w:t>
      </w:r>
      <w:r>
        <w:t xml:space="preserve">Mendel and </w:t>
      </w:r>
      <w:r w:rsidR="00DC3CED">
        <w:t xml:space="preserve">Mario </w:t>
      </w:r>
      <w:r>
        <w:t>Lamberger in 2011</w:t>
      </w:r>
      <w:r w:rsidR="00AC5251">
        <w:fldChar w:fldCharType="begin"/>
      </w:r>
      <w:r w:rsidR="000B0E1B">
        <w:instrText xml:space="preserve"> ADDIN EN.CITE &lt;EndNote&gt;&lt;Cite&gt;&lt;Author&gt;Lamberger&lt;/Author&gt;&lt;Year&gt;2011&lt;/Year&gt;&lt;RecNum&gt;51&lt;/RecNum&gt;&lt;DisplayText&gt;[22]&lt;/DisplayText&gt;&lt;record&gt;&lt;rec-number&gt;51&lt;/rec-number&gt;&lt;foreign-keys&gt;&lt;key app="EN" db-id="w2ta95tpf5pa0lez2fkvtv5jzwx5vaxpzr9w" timestamp="1538457683"&gt;51&lt;/key&gt;&lt;/foreign-keys&gt;&lt;ref-type name="Journal Article"&gt;17&lt;/ref-type&gt;&lt;contributors&gt;&lt;authors&gt;&lt;author&gt;Lamberger, Mario&lt;/author&gt;&lt;author&gt;Mendel, Florian&lt;/author&gt;&lt;/authors&gt;&lt;/contributors&gt;&lt;titles&gt;&lt;title&gt;Higher-Order Differential Attack on Reduced SHA-256&lt;/title&gt;&lt;/titles&gt;&lt;dates&gt;&lt;year&gt;2011&lt;/year&gt;&lt;/dates&gt;&lt;urls&gt;&lt;related-urls&gt;&lt;url&gt;&lt;style face="underline" font="default" size="100%"&gt;https://eprint.iacr.org/2011/037.pdf&lt;/style&gt;&lt;/url&gt;&lt;/related-urls&gt;&lt;/urls&gt;&lt;/record&gt;&lt;/Cite&gt;&lt;/EndNote&gt;</w:instrText>
      </w:r>
      <w:r w:rsidR="00AC5251">
        <w:fldChar w:fldCharType="separate"/>
      </w:r>
      <w:r w:rsidR="000B0E1B">
        <w:rPr>
          <w:noProof/>
        </w:rPr>
        <w:t>[22]</w:t>
      </w:r>
      <w:r w:rsidR="00AC5251">
        <w:fldChar w:fldCharType="end"/>
      </w:r>
      <w:r w:rsidR="00AC5251">
        <w:t>, in which a more exotic technique referred to as second</w:t>
      </w:r>
      <w:r w:rsidR="00AC5251">
        <w:noBreakHyphen/>
        <w:t>order differential cryptanalysis</w:t>
      </w:r>
      <w:r w:rsidR="004A1C11">
        <w:fldChar w:fldCharType="begin"/>
      </w:r>
      <w:r w:rsidR="000B0E1B">
        <w:instrText xml:space="preserve"> ADDIN EN.CITE &lt;EndNote&gt;&lt;Cite&gt;&lt;Author&gt;Lai&lt;/Author&gt;&lt;Year&gt;1994&lt;/Year&gt;&lt;RecNum&gt;52&lt;/RecNum&gt;&lt;DisplayText&gt;[23]&lt;/DisplayText&gt;&lt;record&gt;&lt;rec-number&gt;52&lt;/rec-number&gt;&lt;foreign-keys&gt;&lt;key app="EN" db-id="w2ta95tpf5pa0lez2fkvtv5jzwx5vaxpzr9w" timestamp="1538457806"&gt;52&lt;/key&gt;&lt;/foreign-keys&gt;&lt;ref-type name="Book Section"&gt;5&lt;/ref-type&gt;&lt;contributors&gt;&lt;authors&gt;&lt;author&gt;Lai, Xuejia&lt;/author&gt;&lt;/authors&gt;&lt;secondary-authors&gt;&lt;author&gt;Blahut, Richard E.&lt;/author&gt;&lt;author&gt;Costello, Daniel J.&lt;/author&gt;&lt;author&gt;Maurer, Ueli&lt;/author&gt;&lt;author&gt;Mittelholzer, Thomas&lt;/author&gt;&lt;/secondary-authors&gt;&lt;/contributors&gt;&lt;titles&gt;&lt;title&gt;Higher Order Derivatives and Differential Cryptanalysis&lt;/title&gt;&lt;secondary-title&gt;Communications and Cryptography: Two Sides of One Tapestry&lt;/secondary-title&gt;&lt;/titles&gt;&lt;pages&gt;227-233&lt;/pages&gt;&lt;dates&gt;&lt;year&gt;1994&lt;/year&gt;&lt;/dates&gt;&lt;pub-location&gt;Boston, MA&lt;/pub-location&gt;&lt;publisher&gt;Springer US&lt;/publisher&gt;&lt;isbn&gt;978-1-4615-2694-0&lt;/isbn&gt;&lt;label&gt;Lai1994&lt;/label&gt;&lt;urls&gt;&lt;related-urls&gt;&lt;url&gt;https://doi.org/10.1007/978-1-4615-2694-0_23&lt;/url&gt;&lt;/related-urls&gt;&lt;/urls&gt;&lt;electronic-resource-num&gt;10.1007/978-1-4615-2694-0_23&lt;/electronic-resource-num&gt;&lt;/record&gt;&lt;/Cite&gt;&lt;/EndNote&gt;</w:instrText>
      </w:r>
      <w:r w:rsidR="004A1C11">
        <w:fldChar w:fldCharType="separate"/>
      </w:r>
      <w:r w:rsidR="000B0E1B">
        <w:rPr>
          <w:noProof/>
        </w:rPr>
        <w:t>[23]</w:t>
      </w:r>
      <w:r w:rsidR="004A1C11">
        <w:fldChar w:fldCharType="end"/>
      </w:r>
      <w:r w:rsidR="00AC5251">
        <w:t xml:space="preserve"> was successfully used to break </w:t>
      </w:r>
      <w:r w:rsidR="004A1C11">
        <w:t xml:space="preserve">33 </w:t>
      </w:r>
      <w:r w:rsidR="00AC5251">
        <w:t xml:space="preserve">out of 64 steps of </w:t>
      </w:r>
      <w:r w:rsidR="0055006A">
        <w:t>SHA</w:t>
      </w:r>
      <w:r w:rsidR="0055006A">
        <w:noBreakHyphen/>
        <w:t>2.</w:t>
      </w:r>
    </w:p>
    <w:p w:rsidR="00C9659F" w:rsidRDefault="00C9659F" w:rsidP="00D3471C">
      <w:pPr>
        <w:pStyle w:val="Heading3"/>
      </w:pPr>
      <w:bookmarkStart w:id="54" w:name="_Toc528019226"/>
      <w:r>
        <w:t>Shortcomings</w:t>
      </w:r>
      <w:r w:rsidR="00D3471C">
        <w:t xml:space="preserve"> of Differential Cryptanalysis</w:t>
      </w:r>
      <w:bookmarkEnd w:id="54"/>
    </w:p>
    <w:p w:rsidR="004A1C11" w:rsidRDefault="004A1C11" w:rsidP="00D3471C">
      <w:pPr>
        <w:pStyle w:val="paragraph"/>
        <w:rPr>
          <w:rFonts w:eastAsiaTheme="minorEastAsia"/>
        </w:rPr>
      </w:pPr>
      <w:r>
        <w:t xml:space="preserve">Unfortunately, the field of hash function cryptanalysis is dominated by experts; there is very little material aimed at those who are new to the field. This is especially true for differential cryptanalysis. This is highlighted by Wang </w:t>
      </w:r>
      <w:r>
        <w:rPr>
          <w:i/>
        </w:rPr>
        <w:t>et al.</w:t>
      </w:r>
      <w:r>
        <w:t>’s 2005 paper on the first demonstrated MD5 collision</w:t>
      </w:r>
      <w:r>
        <w:fldChar w:fldCharType="begin"/>
      </w:r>
      <w:r>
        <w:instrText xml:space="preserve"> ADDIN EN.CITE &lt;EndNote&gt;&lt;Cite&gt;&lt;Author&gt;Wang&lt;/Author&gt;&lt;Year&gt;2005&lt;/Year&gt;&lt;RecNum&gt;12&lt;/RecNum&gt;&lt;DisplayText&gt;[5]&lt;/DisplayText&gt;&lt;record&gt;&lt;rec-number&gt;12&lt;/rec-number&gt;&lt;foreign-keys&gt;&lt;key app="EN" db-id="w2ta95tpf5pa0lez2fkvtv5jzwx5vaxpzr9w" timestamp="1520843197"&gt;12&lt;/key&gt;&lt;/foreign-keys&gt;&lt;ref-type name="Conference Proceedings"&gt;10&lt;/ref-type&gt;&lt;contributors&gt;&lt;authors&gt;&lt;author&gt;Wang, Xiaoyun&lt;/author&gt;&lt;author&gt;Yu, Hongbo&lt;/author&gt;&lt;/authors&gt;&lt;tertiary-authors&gt;&lt;author&gt;Cramer, Ronald&lt;/author&gt;&lt;/tertiary-authors&gt;&lt;/contributors&gt;&lt;titles&gt;&lt;title&gt;How to Break MD5 and Other Hash Functions&lt;/title&gt;&lt;tertiary-title&gt;Advances in Cryptology – EUROCRYPT 2005&lt;/tertiary-title&gt;&lt;/titles&gt;&lt;pages&gt;19-35&lt;/pages&gt;&lt;dates&gt;&lt;year&gt;2005&lt;/year&gt;&lt;/dates&gt;&lt;pub-location&gt;Berlin, Heidelberg&lt;/pub-location&gt;&lt;publisher&gt;Springer Berlin Heidelberg&lt;/publisher&gt;&lt;isbn&gt;978-3-540-32055-5&lt;/isbn&gt;&lt;label&gt;10.1007/11426639_2&lt;/label&gt;&lt;urls&gt;&lt;related-urls&gt;&lt;url&gt;&lt;style face="underline" font="default" size="100%"&gt;https://link.springer.com/chapter/10.1007/11426639_2&lt;/style&gt;&lt;/url&gt;&lt;/related-urls&gt;&lt;/urls&gt;&lt;/record&gt;&lt;/Cite&gt;&lt;/EndNote&gt;</w:instrText>
      </w:r>
      <w:r>
        <w:fldChar w:fldCharType="separate"/>
      </w:r>
      <w:r>
        <w:rPr>
          <w:noProof/>
        </w:rPr>
        <w:t>[5]</w:t>
      </w:r>
      <w:r>
        <w:fldChar w:fldCharType="end"/>
      </w:r>
      <w:r>
        <w:t xml:space="preserve">. In this paper, the choice of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Pr>
          <w:rFonts w:eastAsiaTheme="minorEastAsia"/>
        </w:rPr>
        <w:t xml:space="preserve">, as well as how all the sufficient conditions were derived, are left unexplained. This is typically the case in all of the literature reviewed for this project. As such, much of what we have discussed has been learnt from trial and error, and slowly piecing together information from across conference papers and postgraduate theses. Given that the security of cryptographic hash functions is of the upmost importance to everyone working in the field of cyber security, and even to those simply using security-related applications, there should be more information on these topics to allow more people to enter the field and contribute their ideas. </w:t>
      </w:r>
    </w:p>
    <w:p w:rsidR="00BC36F5" w:rsidRDefault="00BC36F5" w:rsidP="00BC36F5">
      <w:pPr>
        <w:pStyle w:val="Heading2"/>
        <w:rPr>
          <w:rFonts w:eastAsiaTheme="minorEastAsia"/>
        </w:rPr>
      </w:pPr>
      <w:bookmarkStart w:id="55" w:name="_Toc528019227"/>
      <w:r>
        <w:rPr>
          <w:rFonts w:eastAsiaTheme="minorEastAsia"/>
        </w:rPr>
        <w:t>Optimization Algorithms</w:t>
      </w:r>
      <w:bookmarkEnd w:id="55"/>
    </w:p>
    <w:p w:rsidR="00EF7125" w:rsidRDefault="0034046C" w:rsidP="0034046C">
      <w:pPr>
        <w:pStyle w:val="paragraph"/>
        <w:rPr>
          <w:rFonts w:eastAsiaTheme="minorEastAsia"/>
        </w:rPr>
      </w:pPr>
      <w:r>
        <w:t xml:space="preserve">Many problems in computer science can be phrased as follows: Given a function </w:t>
      </w:r>
      <m:oMath>
        <m:r>
          <w:rPr>
            <w:rFonts w:ascii="Cambria Math" w:hAnsi="Cambria Math" w:cs="Linux Libertine"/>
          </w:rPr>
          <m:t xml:space="preserve">f </m:t>
        </m:r>
      </m:oMath>
      <w:r>
        <w:t xml:space="preserve">in </w:t>
      </w:r>
      <w:r w:rsidR="009307DA">
        <w:t>several</w:t>
      </w:r>
      <w:r>
        <w:t xml:space="preserve"> variables</w:t>
      </w:r>
      <w:r w:rsidR="00EF7125">
        <w:rPr>
          <w:rFonts w:eastAsiaTheme="minorEastAsia"/>
        </w:rPr>
        <w:t>,</w:t>
      </w:r>
      <w:r>
        <w:t xml:space="preserve"> what is the maximum value attained by </w:t>
      </w:r>
      <m:oMath>
        <m:r>
          <w:rPr>
            <w:rFonts w:ascii="Cambria Math" w:hAnsi="Cambria Math" w:cs="Linux Libertine"/>
          </w:rPr>
          <m:t>f</m:t>
        </m:r>
      </m:oMath>
      <w:r>
        <w:rPr>
          <w:rFonts w:eastAsiaTheme="minorEastAsia"/>
        </w:rPr>
        <w:t xml:space="preserve">? </w:t>
      </w:r>
      <w:r w:rsidR="00EF7125">
        <w:rPr>
          <w:rFonts w:eastAsiaTheme="minorEastAsia"/>
        </w:rPr>
        <w:t xml:space="preserve">For clarity, let </w:t>
      </w:r>
      <m:oMath>
        <m:r>
          <w:rPr>
            <w:rFonts w:ascii="Cambria Math" w:eastAsiaTheme="minorEastAsia" w:hAnsi="Cambria Math" w:cs="Linux Libertine"/>
          </w:rPr>
          <m:t>f :</m:t>
        </m:r>
        <m:r>
          <m:rPr>
            <m:sty m:val="p"/>
          </m:rPr>
          <w:rPr>
            <w:rFonts w:ascii="Cambria Math" w:eastAsiaTheme="minorEastAsia" w:hAnsi="Cambria Math" w:cs="Linux Libertine"/>
          </w:rPr>
          <m:t>Ω</m:t>
        </m:r>
        <m:r>
          <w:rPr>
            <w:rFonts w:ascii="Cambria Math" w:eastAsiaTheme="minorEastAsia" w:hAnsi="Cambria Math" w:cs="Linux Libertine"/>
          </w:rPr>
          <m:t xml:space="preserve">→ </m:t>
        </m:r>
        <m:sSup>
          <m:sSupPr>
            <m:ctrlPr>
              <w:rPr>
                <w:rFonts w:ascii="Cambria Math" w:eastAsiaTheme="minorEastAsia" w:hAnsi="Cambria Math" w:cs="Linux Libertine"/>
                <w:i/>
              </w:rPr>
            </m:ctrlPr>
          </m:sSupPr>
          <m:e>
            <m:r>
              <m:rPr>
                <m:scr m:val="double-struck"/>
              </m:rPr>
              <w:rPr>
                <w:rFonts w:ascii="Cambria Math" w:eastAsiaTheme="minorEastAsia" w:hAnsi="Cambria Math" w:cs="Linux Libertine"/>
              </w:rPr>
              <m:t>R</m:t>
            </m:r>
          </m:e>
          <m:sup>
            <m:r>
              <w:rPr>
                <w:rFonts w:ascii="Cambria Math" w:eastAsiaTheme="minorEastAsia" w:hAnsi="Cambria Math" w:cs="Linux Libertine"/>
              </w:rPr>
              <m:t>+</m:t>
            </m:r>
          </m:sup>
        </m:sSup>
      </m:oMath>
      <w:r w:rsidR="00EF7125">
        <w:rPr>
          <w:rFonts w:eastAsiaTheme="minorEastAsia"/>
        </w:rPr>
        <w:t xml:space="preserve">, where </w:t>
      </w:r>
      <m:oMath>
        <m:r>
          <m:rPr>
            <m:sty m:val="p"/>
          </m:rPr>
          <w:rPr>
            <w:rFonts w:ascii="Cambria Math" w:eastAsiaTheme="minorEastAsia" w:hAnsi="Cambria Math" w:cs="Linux Libertine"/>
          </w:rPr>
          <m:t>Ω</m:t>
        </m:r>
      </m:oMath>
      <w:r w:rsidR="00EF7125">
        <w:rPr>
          <w:rFonts w:eastAsiaTheme="minorEastAsia"/>
        </w:rPr>
        <w:t xml:space="preserve"> is our search space.</w:t>
      </w:r>
      <w:r w:rsidR="006D6026">
        <w:rPr>
          <w:rFonts w:eastAsiaTheme="minorEastAsia"/>
        </w:rPr>
        <w:t xml:space="preserve"> The maximum value attained would then be </w:t>
      </w:r>
      <m:oMath>
        <m:r>
          <w:rPr>
            <w:rFonts w:ascii="Cambria Math" w:eastAsiaTheme="minorEastAsia" w:hAnsi="Cambria Math" w:cs="Linux Libertine"/>
          </w:rPr>
          <m:t>M=</m:t>
        </m:r>
        <m:func>
          <m:funcPr>
            <m:ctrlPr>
              <w:rPr>
                <w:rFonts w:ascii="Cambria Math" w:eastAsiaTheme="minorEastAsia" w:hAnsi="Cambria Math" w:cs="Linux Libertine"/>
                <w:i/>
              </w:rPr>
            </m:ctrlPr>
          </m:funcPr>
          <m:fName>
            <m:limLow>
              <m:limLowPr>
                <m:ctrlPr>
                  <w:rPr>
                    <w:rFonts w:ascii="Cambria Math" w:eastAsiaTheme="minorEastAsia" w:hAnsi="Cambria Math" w:cs="Linux Libertine"/>
                  </w:rPr>
                </m:ctrlPr>
              </m:limLowPr>
              <m:e>
                <m:r>
                  <m:rPr>
                    <m:sty m:val="p"/>
                  </m:rPr>
                  <w:rPr>
                    <w:rFonts w:ascii="Cambria Math" w:eastAsiaTheme="minorEastAsia" w:hAnsi="Cambria Math" w:cs="Linux Libertine"/>
                  </w:rPr>
                  <m:t>max</m:t>
                </m:r>
              </m:e>
              <m:lim>
                <m:r>
                  <w:rPr>
                    <w:rFonts w:ascii="Cambria Math" w:eastAsiaTheme="minorEastAsia" w:hAnsi="Cambria Math" w:cs="Linux Libertine"/>
                  </w:rPr>
                  <m:t>x∈</m:t>
                </m:r>
                <m:r>
                  <m:rPr>
                    <m:sty m:val="p"/>
                  </m:rPr>
                  <w:rPr>
                    <w:rFonts w:ascii="Cambria Math" w:eastAsiaTheme="minorEastAsia" w:hAnsi="Cambria Math" w:cs="Linux Libertine"/>
                  </w:rPr>
                  <m:t>Ω</m:t>
                </m:r>
              </m:lim>
            </m:limLow>
          </m:fName>
          <m:e>
            <m:r>
              <w:rPr>
                <w:rFonts w:ascii="Cambria Math" w:eastAsiaTheme="minorEastAsia" w:hAnsi="Cambria Math" w:cs="Linux Libertine"/>
              </w:rPr>
              <m:t>f(x)</m:t>
            </m:r>
          </m:e>
        </m:func>
      </m:oMath>
      <w:r w:rsidR="00BB6DD6">
        <w:rPr>
          <w:rFonts w:eastAsiaTheme="minorEastAsia"/>
        </w:rPr>
        <w:t xml:space="preserve">. However, if </w:t>
      </w:r>
      <m:oMath>
        <m:r>
          <m:rPr>
            <m:sty m:val="p"/>
          </m:rPr>
          <w:rPr>
            <w:rFonts w:ascii="Cambria Math" w:eastAsiaTheme="minorEastAsia" w:hAnsi="Cambria Math" w:cs="Linux Libertine"/>
          </w:rPr>
          <m:t>Ω</m:t>
        </m:r>
      </m:oMath>
      <w:r w:rsidR="00BB6DD6" w:rsidRPr="000E4BDD">
        <w:rPr>
          <w:rFonts w:ascii="Cambria Math" w:eastAsiaTheme="minorEastAsia" w:hAnsi="Cambria Math"/>
        </w:rPr>
        <w:t xml:space="preserve"> </w:t>
      </w:r>
      <w:r w:rsidR="00BB6DD6">
        <w:rPr>
          <w:rFonts w:eastAsiaTheme="minorEastAsia"/>
        </w:rPr>
        <w:t xml:space="preserve">is large, or </w:t>
      </w:r>
      <m:oMath>
        <m:r>
          <w:rPr>
            <w:rFonts w:ascii="Cambria Math" w:eastAsiaTheme="minorEastAsia" w:hAnsi="Cambria Math" w:cs="Linux Libertine"/>
          </w:rPr>
          <m:t>f</m:t>
        </m:r>
      </m:oMath>
      <w:r w:rsidR="00BB6DD6">
        <w:rPr>
          <w:rFonts w:eastAsiaTheme="minorEastAsia"/>
        </w:rPr>
        <w:t xml:space="preserve"> is difficult to compute, this may not be feasible. Instead, we are interested in an approximation of the maxima, a value </w:t>
      </w:r>
      <m:oMath>
        <m:r>
          <w:rPr>
            <w:rFonts w:ascii="Cambria Math" w:eastAsiaTheme="minorEastAsia" w:hAnsi="Cambria Math" w:cs="Linux Libertine"/>
          </w:rPr>
          <m:t>x∈</m:t>
        </m:r>
        <m:r>
          <m:rPr>
            <m:sty m:val="p"/>
          </m:rPr>
          <w:rPr>
            <w:rFonts w:ascii="Cambria Math" w:eastAsiaTheme="minorEastAsia" w:hAnsi="Cambria Math" w:cs="Linux Libertine"/>
          </w:rPr>
          <m:t>Ω</m:t>
        </m:r>
        <m:r>
          <w:rPr>
            <w:rFonts w:ascii="Cambria Math" w:eastAsiaTheme="minorEastAsia" w:hAnsi="Cambria Math" w:cs="Linux Libertine"/>
          </w:rPr>
          <m:t xml:space="preserve"> </m:t>
        </m:r>
      </m:oMath>
      <w:r w:rsidR="00BB6DD6">
        <w:rPr>
          <w:rFonts w:eastAsiaTheme="minorEastAsia"/>
        </w:rPr>
        <w:t xml:space="preserve">such that it is a local maximum, </w:t>
      </w:r>
      <w:r w:rsidR="00BB6DD6">
        <w:rPr>
          <w:rFonts w:eastAsiaTheme="minorEastAsia"/>
        </w:rPr>
        <w:lastRenderedPageBreak/>
        <w:t xml:space="preserve">meaning if </w:t>
      </w:r>
      <m:oMath>
        <m:r>
          <w:rPr>
            <w:rFonts w:ascii="Cambria Math" w:eastAsiaTheme="minorEastAsia" w:hAnsi="Cambria Math" w:cs="Linux Libertine"/>
          </w:rPr>
          <m:t>N⊂</m:t>
        </m:r>
        <m:r>
          <m:rPr>
            <m:sty m:val="p"/>
          </m:rPr>
          <w:rPr>
            <w:rFonts w:ascii="Cambria Math" w:eastAsiaTheme="minorEastAsia" w:hAnsi="Cambria Math" w:cs="Linux Libertine"/>
          </w:rPr>
          <m:t>Ω</m:t>
        </m:r>
      </m:oMath>
      <w:r w:rsidR="00BB6DD6">
        <w:rPr>
          <w:rFonts w:eastAsiaTheme="minorEastAsia"/>
        </w:rPr>
        <w:t xml:space="preserve"> is </w:t>
      </w:r>
      <w:r w:rsidR="000E4BDD">
        <w:rPr>
          <w:rFonts w:eastAsiaTheme="minorEastAsia"/>
        </w:rPr>
        <w:t>some</w:t>
      </w:r>
      <w:r w:rsidR="00BB6DD6">
        <w:rPr>
          <w:rFonts w:eastAsiaTheme="minorEastAsia"/>
        </w:rPr>
        <w:t xml:space="preserve"> neighbourhood of </w:t>
      </w:r>
      <m:oMath>
        <m:r>
          <w:rPr>
            <w:rFonts w:ascii="Cambria Math" w:eastAsiaTheme="minorEastAsia" w:hAnsi="Cambria Math" w:cs="Linux Libertine"/>
          </w:rPr>
          <m:t>x</m:t>
        </m:r>
      </m:oMath>
      <w:r w:rsidR="00BB6DD6">
        <w:rPr>
          <w:rFonts w:eastAsiaTheme="minorEastAsia"/>
        </w:rPr>
        <w:t xml:space="preserve">, then </w:t>
      </w:r>
      <m:oMath>
        <m:r>
          <w:rPr>
            <w:rFonts w:ascii="Cambria Math" w:eastAsiaTheme="minorEastAsia" w:hAnsi="Cambria Math" w:cs="Linux Libertine"/>
          </w:rPr>
          <m:t>f(x)</m:t>
        </m:r>
      </m:oMath>
      <w:r w:rsidR="00BB6DD6">
        <w:rPr>
          <w:rFonts w:eastAsiaTheme="minorEastAsia"/>
        </w:rPr>
        <w:t xml:space="preserve"> is the maximum value </w:t>
      </w:r>
      <w:r w:rsidR="000E4BDD">
        <w:rPr>
          <w:rFonts w:eastAsiaTheme="minorEastAsia"/>
        </w:rPr>
        <w:t xml:space="preserve">attained in </w:t>
      </w:r>
      <m:oMath>
        <m:r>
          <w:rPr>
            <w:rFonts w:ascii="Cambria Math" w:eastAsiaTheme="minorEastAsia" w:hAnsi="Cambria Math" w:cs="Linux Libertine"/>
          </w:rPr>
          <m:t>N</m:t>
        </m:r>
      </m:oMath>
      <w:r w:rsidR="000E4BDD">
        <w:rPr>
          <w:rFonts w:eastAsiaTheme="minorEastAsia"/>
        </w:rPr>
        <w:t>.</w:t>
      </w:r>
      <w:r w:rsidR="00BB6DD6">
        <w:rPr>
          <w:rFonts w:eastAsiaTheme="minorEastAsia"/>
        </w:rPr>
        <w:t xml:space="preserve"> </w:t>
      </w:r>
    </w:p>
    <w:p w:rsidR="000140FF" w:rsidRDefault="00BB6DD6" w:rsidP="0034046C">
      <w:pPr>
        <w:pStyle w:val="Heading3"/>
      </w:pPr>
      <w:bookmarkStart w:id="56" w:name="_Toc528019228"/>
      <w:r>
        <w:t>Fitness Functions</w:t>
      </w:r>
      <w:bookmarkEnd w:id="56"/>
    </w:p>
    <w:p w:rsidR="000F53D8" w:rsidRPr="000F53D8" w:rsidRDefault="00BB6DD6" w:rsidP="000F53D8">
      <w:pPr>
        <w:pStyle w:val="paragraph"/>
      </w:pPr>
      <w:r>
        <w:t xml:space="preserve">Generally, most problems are not of the type </w:t>
      </w:r>
      <m:oMath>
        <m:r>
          <w:rPr>
            <w:rFonts w:ascii="Cambria Math" w:eastAsiaTheme="minorEastAsia" w:hAnsi="Cambria Math" w:cs="Linux Libertine"/>
          </w:rPr>
          <m:t>f :</m:t>
        </m:r>
        <m:r>
          <m:rPr>
            <m:sty m:val="p"/>
          </m:rPr>
          <w:rPr>
            <w:rFonts w:ascii="Cambria Math" w:eastAsiaTheme="minorEastAsia" w:hAnsi="Cambria Math" w:cs="Linux Libertine"/>
          </w:rPr>
          <m:t>Ω</m:t>
        </m:r>
        <m:r>
          <w:rPr>
            <w:rFonts w:ascii="Cambria Math" w:eastAsiaTheme="minorEastAsia" w:hAnsi="Cambria Math" w:cs="Linux Libertine"/>
          </w:rPr>
          <m:t xml:space="preserve">→ </m:t>
        </m:r>
        <m:sSup>
          <m:sSupPr>
            <m:ctrlPr>
              <w:rPr>
                <w:rFonts w:ascii="Cambria Math" w:eastAsiaTheme="minorEastAsia" w:hAnsi="Cambria Math" w:cs="Linux Libertine"/>
                <w:i/>
              </w:rPr>
            </m:ctrlPr>
          </m:sSupPr>
          <m:e>
            <m:r>
              <m:rPr>
                <m:scr m:val="double-struck"/>
              </m:rPr>
              <w:rPr>
                <w:rFonts w:ascii="Cambria Math" w:eastAsiaTheme="minorEastAsia" w:hAnsi="Cambria Math" w:cs="Linux Libertine"/>
              </w:rPr>
              <m:t>R</m:t>
            </m:r>
          </m:e>
          <m:sup>
            <m:r>
              <w:rPr>
                <w:rFonts w:ascii="Cambria Math" w:eastAsiaTheme="minorEastAsia" w:hAnsi="Cambria Math" w:cs="Linux Libertine"/>
              </w:rPr>
              <m:t>+</m:t>
            </m:r>
          </m:sup>
        </m:sSup>
      </m:oMath>
      <w:r>
        <w:rPr>
          <w:rFonts w:eastAsiaTheme="minorEastAsia"/>
        </w:rPr>
        <w:t xml:space="preserve">, rather </w:t>
      </w:r>
      <m:oMath>
        <m:r>
          <w:rPr>
            <w:rFonts w:ascii="Cambria Math" w:eastAsiaTheme="minorEastAsia" w:hAnsi="Cambria Math" w:cs="Linux Libertine"/>
          </w:rPr>
          <m:t>f :</m:t>
        </m:r>
        <m:r>
          <m:rPr>
            <m:sty m:val="p"/>
          </m:rPr>
          <w:rPr>
            <w:rFonts w:ascii="Cambria Math" w:eastAsiaTheme="minorEastAsia" w:hAnsi="Cambria Math" w:cs="Linux Libertine"/>
          </w:rPr>
          <m:t>Ω</m:t>
        </m:r>
        <m:r>
          <w:rPr>
            <w:rFonts w:ascii="Cambria Math" w:eastAsiaTheme="minorEastAsia" w:hAnsi="Cambria Math" w:cs="Linux Libertine"/>
          </w:rPr>
          <m:t>→</m:t>
        </m:r>
        <m:r>
          <m:rPr>
            <m:sty m:val="p"/>
          </m:rPr>
          <w:rPr>
            <w:rFonts w:ascii="Cambria Math" w:eastAsiaTheme="minorEastAsia" w:hAnsi="Cambria Math" w:cs="Linux Libertine"/>
          </w:rPr>
          <m:t>Γ</m:t>
        </m:r>
      </m:oMath>
      <w:r>
        <w:rPr>
          <w:rFonts w:eastAsiaTheme="minorEastAsia"/>
        </w:rPr>
        <w:t xml:space="preserve">. As such, the notion of </w:t>
      </w:r>
      <m:oMath>
        <m:func>
          <m:funcPr>
            <m:ctrlPr>
              <w:rPr>
                <w:rFonts w:ascii="Cambria Math" w:eastAsiaTheme="minorEastAsia" w:hAnsi="Cambria Math" w:cs="Linux Libertine"/>
                <w:i/>
              </w:rPr>
            </m:ctrlPr>
          </m:funcPr>
          <m:fName>
            <m:limLow>
              <m:limLowPr>
                <m:ctrlPr>
                  <w:rPr>
                    <w:rFonts w:ascii="Cambria Math" w:eastAsiaTheme="minorEastAsia" w:hAnsi="Cambria Math" w:cs="Linux Libertine"/>
                    <w:i/>
                  </w:rPr>
                </m:ctrlPr>
              </m:limLowPr>
              <m:e>
                <m:r>
                  <m:rPr>
                    <m:sty m:val="p"/>
                  </m:rPr>
                  <w:rPr>
                    <w:rFonts w:ascii="Cambria Math" w:eastAsiaTheme="minorEastAsia" w:hAnsi="Cambria Math" w:cs="Linux Libertine"/>
                  </w:rPr>
                  <m:t>max</m:t>
                </m:r>
                <m:ctrlPr>
                  <w:rPr>
                    <w:rFonts w:ascii="Cambria Math" w:eastAsiaTheme="minorEastAsia" w:hAnsi="Cambria Math" w:cs="Linux Libertine"/>
                  </w:rPr>
                </m:ctrlPr>
              </m:e>
              <m:lim>
                <m:r>
                  <w:rPr>
                    <w:rFonts w:ascii="Cambria Math" w:eastAsiaTheme="minorEastAsia" w:hAnsi="Cambria Math" w:cs="Linux Libertine"/>
                  </w:rPr>
                  <m:t>x∈</m:t>
                </m:r>
                <m:r>
                  <m:rPr>
                    <m:sty m:val="p"/>
                  </m:rPr>
                  <w:rPr>
                    <w:rFonts w:ascii="Cambria Math" w:eastAsiaTheme="minorEastAsia" w:hAnsi="Cambria Math" w:cs="Linux Libertine"/>
                  </w:rPr>
                  <m:t>Ω</m:t>
                </m:r>
                <m:ctrlPr>
                  <w:rPr>
                    <w:rFonts w:ascii="Cambria Math" w:eastAsiaTheme="minorEastAsia" w:hAnsi="Cambria Math" w:cs="Linux Libertine"/>
                  </w:rPr>
                </m:ctrlPr>
              </m:lim>
            </m:limLow>
            <m:ctrlPr>
              <w:rPr>
                <w:rFonts w:ascii="Cambria Math"/>
                <w:i/>
              </w:rPr>
            </m:ctrlPr>
          </m:fName>
          <m:e>
            <m:r>
              <w:rPr>
                <w:rFonts w:ascii="Cambria Math"/>
              </w:rPr>
              <m:t>f(x)</m:t>
            </m:r>
            <m:ctrlPr>
              <w:rPr>
                <w:rFonts w:ascii="Cambria Math"/>
                <w:i/>
              </w:rPr>
            </m:ctrlPr>
          </m:e>
        </m:func>
      </m:oMath>
      <w:r>
        <w:rPr>
          <w:rFonts w:eastAsiaTheme="minorEastAsia"/>
        </w:rPr>
        <w:t xml:space="preserve"> may not make sense if </w:t>
      </w:r>
      <m:oMath>
        <m:r>
          <m:rPr>
            <m:sty m:val="p"/>
          </m:rPr>
          <w:rPr>
            <w:rFonts w:ascii="Linux Libertine" w:eastAsiaTheme="minorEastAsia" w:hAnsi="Linux Libertine" w:cs="Linux Libertine"/>
          </w:rPr>
          <m:t>Γ</m:t>
        </m:r>
      </m:oMath>
      <w:r>
        <w:rPr>
          <w:rFonts w:eastAsiaTheme="minorEastAsia"/>
        </w:rPr>
        <w:t xml:space="preserve"> does not have a total ordering on it. To deal with this, we may use a fitness function, which is a function </w:t>
      </w:r>
      <m:oMath>
        <m:r>
          <w:rPr>
            <w:rFonts w:ascii="Cambria Math" w:eastAsiaTheme="minorEastAsia" w:hAnsi="Cambria Math" w:cs="Linux Libertine"/>
          </w:rPr>
          <m:t>h :</m:t>
        </m:r>
        <m:r>
          <m:rPr>
            <m:sty m:val="p"/>
          </m:rPr>
          <w:rPr>
            <w:rFonts w:ascii="Cambria Math" w:eastAsiaTheme="minorEastAsia" w:hAnsi="Cambria Math" w:cs="Linux Libertine"/>
          </w:rPr>
          <m:t>Γ</m:t>
        </m:r>
        <m:r>
          <w:rPr>
            <w:rFonts w:ascii="Cambria Math" w:eastAsiaTheme="minorEastAsia" w:hAnsi="Cambria Math" w:cs="Linux Libertine"/>
          </w:rPr>
          <m:t>→</m:t>
        </m:r>
        <m:sSup>
          <m:sSupPr>
            <m:ctrlPr>
              <w:rPr>
                <w:rFonts w:ascii="Cambria Math" w:eastAsiaTheme="minorEastAsia" w:hAnsi="Cambria Math" w:cs="Linux Libertine"/>
                <w:i/>
              </w:rPr>
            </m:ctrlPr>
          </m:sSupPr>
          <m:e>
            <m:r>
              <m:rPr>
                <m:scr m:val="double-struck"/>
              </m:rPr>
              <w:rPr>
                <w:rFonts w:ascii="Cambria Math" w:eastAsiaTheme="minorEastAsia" w:hAnsi="Cambria Math" w:cs="Linux Libertine"/>
              </w:rPr>
              <m:t>R</m:t>
            </m:r>
          </m:e>
          <m:sup>
            <m:r>
              <w:rPr>
                <w:rFonts w:ascii="Cambria Math" w:eastAsiaTheme="minorEastAsia" w:hAnsi="Cambria Math" w:cs="Linux Libertine"/>
              </w:rPr>
              <m:t>+</m:t>
            </m:r>
          </m:sup>
        </m:sSup>
      </m:oMath>
      <w:r>
        <w:rPr>
          <w:rFonts w:eastAsiaTheme="minorEastAsia"/>
        </w:rPr>
        <w:t xml:space="preserve">. In essence, a fitness function </w:t>
      </w:r>
      <m:oMath>
        <m:r>
          <w:rPr>
            <w:rFonts w:ascii="Linux Libertine" w:eastAsiaTheme="minorEastAsia" w:hAnsi="Linux Libertine" w:cs="Linux Libertine"/>
          </w:rPr>
          <m:t>h</m:t>
        </m:r>
      </m:oMath>
      <w:r>
        <w:rPr>
          <w:rFonts w:eastAsiaTheme="minorEastAsia"/>
        </w:rPr>
        <w:t xml:space="preserve"> allows us to give every </w:t>
      </w:r>
      <m:oMath>
        <m:r>
          <w:rPr>
            <w:rFonts w:ascii="Cambria Math" w:eastAsiaTheme="minorEastAsia" w:hAnsi="Cambria Math" w:cs="Linux Libertine"/>
          </w:rPr>
          <m:t>y∈</m:t>
        </m:r>
        <m:r>
          <m:rPr>
            <m:sty m:val="p"/>
          </m:rPr>
          <w:rPr>
            <w:rFonts w:ascii="Cambria Math" w:eastAsiaTheme="minorEastAsia" w:hAnsi="Cambria Math" w:cs="Linux Libertine"/>
          </w:rPr>
          <m:t>Γ</m:t>
        </m:r>
      </m:oMath>
      <w:r>
        <w:rPr>
          <w:rFonts w:eastAsiaTheme="minorEastAsia"/>
        </w:rPr>
        <w:t xml:space="preserve"> a type of ranking, which can then be compared to other values in </w:t>
      </w:r>
      <m:oMath>
        <m:r>
          <m:rPr>
            <m:sty m:val="p"/>
          </m:rPr>
          <w:rPr>
            <w:rFonts w:ascii="Linux Libertine" w:eastAsiaTheme="minorEastAsia" w:hAnsi="Linux Libertine" w:cs="Linux Libertine"/>
          </w:rPr>
          <m:t>Γ</m:t>
        </m:r>
      </m:oMath>
      <w:r>
        <w:rPr>
          <w:rFonts w:eastAsiaTheme="minorEastAsia"/>
        </w:rPr>
        <w:t xml:space="preserve">. This in turn allows us to determine the maximum as </w:t>
      </w:r>
      <m:oMath>
        <m:func>
          <m:funcPr>
            <m:ctrlPr>
              <w:rPr>
                <w:rFonts w:ascii="Cambria Math" w:eastAsiaTheme="minorEastAsia" w:hAnsi="Cambria Math" w:cs="Linux Libertine"/>
                <w:i/>
              </w:rPr>
            </m:ctrlPr>
          </m:funcPr>
          <m:fName>
            <m:limLow>
              <m:limLowPr>
                <m:ctrlPr>
                  <w:rPr>
                    <w:rFonts w:ascii="Cambria Math" w:eastAsiaTheme="minorEastAsia" w:hAnsi="Cambria Math" w:cs="Linux Libertine"/>
                  </w:rPr>
                </m:ctrlPr>
              </m:limLowPr>
              <m:e>
                <m:r>
                  <m:rPr>
                    <m:sty m:val="p"/>
                  </m:rPr>
                  <w:rPr>
                    <w:rFonts w:ascii="Cambria Math" w:eastAsiaTheme="minorEastAsia" w:hAnsi="Cambria Math" w:cs="Linux Libertine"/>
                  </w:rPr>
                  <m:t>max</m:t>
                </m:r>
              </m:e>
              <m:lim>
                <m:r>
                  <w:rPr>
                    <w:rFonts w:ascii="Cambria Math" w:eastAsiaTheme="minorEastAsia" w:hAnsi="Cambria Math" w:cs="Linux Libertine"/>
                  </w:rPr>
                  <m:t>x∈</m:t>
                </m:r>
                <m:r>
                  <m:rPr>
                    <m:sty m:val="p"/>
                  </m:rPr>
                  <w:rPr>
                    <w:rFonts w:ascii="Cambria Math" w:eastAsiaTheme="minorEastAsia" w:hAnsi="Cambria Math" w:cs="Linux Libertine"/>
                  </w:rPr>
                  <m:t>Ω</m:t>
                </m:r>
              </m:lim>
            </m:limLow>
          </m:fName>
          <m:e>
            <m:r>
              <w:rPr>
                <w:rFonts w:ascii="Cambria Math" w:eastAsiaTheme="minorEastAsia" w:hAnsi="Cambria Math" w:cs="Linux Libertine"/>
              </w:rPr>
              <m:t>h(f</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m:t>
            </m:r>
          </m:e>
        </m:func>
      </m:oMath>
      <w:r>
        <w:rPr>
          <w:rFonts w:eastAsiaTheme="minorEastAsia"/>
        </w:rPr>
        <w:t>.</w:t>
      </w:r>
      <w:r w:rsidR="0077125A">
        <w:rPr>
          <w:rFonts w:eastAsiaTheme="minorEastAsia"/>
        </w:rPr>
        <w:t xml:space="preserve"> </w:t>
      </w:r>
    </w:p>
    <w:p w:rsidR="005C1FA0" w:rsidRDefault="005C1FA0" w:rsidP="005C1FA0">
      <w:pPr>
        <w:pStyle w:val="Heading3"/>
      </w:pPr>
      <w:bookmarkStart w:id="57" w:name="_Toc528019229"/>
      <w:r>
        <w:t>Random Search</w:t>
      </w:r>
      <w:bookmarkEnd w:id="57"/>
    </w:p>
    <w:p w:rsidR="000F53D8" w:rsidRPr="002E35F1" w:rsidRDefault="000F53D8" w:rsidP="000F53D8">
      <w:pPr>
        <w:pStyle w:val="paragraph"/>
        <w:rPr>
          <w:rFonts w:ascii="Cambria Math" w:hAnsi="Cambria Math"/>
        </w:rPr>
      </w:pPr>
      <w:r>
        <w:t>The simplest possible approach to sear</w:t>
      </w:r>
      <w:r w:rsidR="00BB6DD6">
        <w:t xml:space="preserve">ching for the maximum of </w:t>
      </w:r>
      <m:oMath>
        <m:r>
          <w:rPr>
            <w:rFonts w:ascii="Cambria Math" w:hAnsi="Cambria Math" w:cs="Linux Libertine"/>
          </w:rPr>
          <m:t>f</m:t>
        </m:r>
      </m:oMath>
      <w:r w:rsidR="00BB6DD6">
        <w:rPr>
          <w:rFonts w:eastAsiaTheme="minorEastAsia"/>
        </w:rPr>
        <w:t xml:space="preserve"> is by simply guessing</w:t>
      </w:r>
      <w:r w:rsidR="00BB6DD6">
        <w:rPr>
          <w:rFonts w:eastAsiaTheme="minorEastAsia"/>
        </w:rPr>
        <w:noBreakHyphen/>
        <w:t>and</w:t>
      </w:r>
      <w:r w:rsidR="00BB6DD6">
        <w:rPr>
          <w:rFonts w:eastAsiaTheme="minorEastAsia"/>
        </w:rPr>
        <w:noBreakHyphen/>
        <w:t xml:space="preserve">checking solutions. To perform this, we must firstly choose </w:t>
      </w:r>
      <m:oMath>
        <m:r>
          <w:rPr>
            <w:rFonts w:ascii="Cambria Math" w:eastAsiaTheme="minorEastAsia" w:hAnsi="Cambria Math" w:cs="Linux Libertine"/>
          </w:rPr>
          <m:t>n</m:t>
        </m:r>
      </m:oMath>
      <w:r w:rsidR="00BB6DD6">
        <w:rPr>
          <w:rFonts w:eastAsiaTheme="minorEastAsia"/>
        </w:rPr>
        <w:t xml:space="preserve"> many values from </w:t>
      </w:r>
      <m:oMath>
        <m:r>
          <m:rPr>
            <m:sty m:val="p"/>
          </m:rPr>
          <w:rPr>
            <w:rFonts w:ascii="Cambria Math" w:eastAsiaTheme="minorEastAsia" w:hAnsi="Cambria Math" w:cs="Linux Libertine"/>
          </w:rPr>
          <m:t>Ω</m:t>
        </m:r>
      </m:oMath>
      <w:r w:rsidR="00BB6DD6">
        <w:rPr>
          <w:rFonts w:eastAsiaTheme="minorEastAsia"/>
        </w:rPr>
        <w:t xml:space="preserve">, denoted </w:t>
      </w:r>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i</m:t>
            </m:r>
          </m:sub>
        </m:sSub>
      </m:oMath>
      <w:r w:rsidR="00BB6DD6">
        <w:rPr>
          <w:rFonts w:eastAsiaTheme="minorEastAsia"/>
        </w:rPr>
        <w:t xml:space="preserve">, from a uniform distribution. We may then compute </w:t>
      </w:r>
      <m:oMath>
        <m:func>
          <m:funcPr>
            <m:ctrlPr>
              <w:rPr>
                <w:rFonts w:ascii="Cambria Math" w:eastAsiaTheme="minorEastAsia" w:hAnsi="Cambria Math" w:cs="Linux Libertine"/>
                <w:i/>
              </w:rPr>
            </m:ctrlPr>
          </m:funcPr>
          <m:fName>
            <m:r>
              <m:rPr>
                <m:sty m:val="p"/>
              </m:rPr>
              <w:rPr>
                <w:rFonts w:ascii="Cambria Math" w:eastAsiaTheme="minorEastAsia" w:hAnsi="Cambria Math" w:cs="Linux Libertine"/>
              </w:rPr>
              <m:t>max</m:t>
            </m:r>
          </m:fName>
          <m:e>
            <m:r>
              <w:rPr>
                <w:rFonts w:ascii="Cambria Math" w:eastAsiaTheme="minorEastAsia" w:hAnsi="Cambria Math" w:cs="Linux Libertine"/>
              </w:rPr>
              <m:t>h(f</m:t>
            </m:r>
            <m:d>
              <m:dPr>
                <m:ctrlPr>
                  <w:rPr>
                    <w:rFonts w:ascii="Cambria Math" w:eastAsiaTheme="minorEastAsia" w:hAnsi="Cambria Math" w:cs="Linux Libertine"/>
                    <w:i/>
                  </w:rPr>
                </m:ctrlPr>
              </m:dPr>
              <m:e>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i</m:t>
                    </m:r>
                  </m:sub>
                </m:sSub>
              </m:e>
            </m:d>
            <m:r>
              <w:rPr>
                <w:rFonts w:ascii="Cambria Math" w:eastAsiaTheme="minorEastAsia" w:hAnsi="Cambria Math" w:cs="Linux Libertine"/>
              </w:rPr>
              <m:t>)</m:t>
            </m:r>
          </m:e>
        </m:func>
      </m:oMath>
      <w:r w:rsidR="002E35F1">
        <w:rPr>
          <w:rFonts w:eastAsiaTheme="minorEastAsia"/>
        </w:rPr>
        <w:t xml:space="preserve">. Clearly this algorithm is unlikely to find the global maximum of </w:t>
      </w:r>
      <m:oMath>
        <m:r>
          <w:rPr>
            <w:rFonts w:ascii="Cambria Math" w:eastAsiaTheme="minorEastAsia" w:hAnsi="Cambria Math" w:cs="Linux Libertine"/>
          </w:rPr>
          <m:t>f</m:t>
        </m:r>
      </m:oMath>
      <w:r w:rsidR="002E35F1">
        <w:rPr>
          <w:rFonts w:eastAsiaTheme="minorEastAsia"/>
        </w:rPr>
        <w:t xml:space="preserve">, but given a sufficiently large </w:t>
      </w:r>
      <m:oMath>
        <m:r>
          <w:rPr>
            <w:rFonts w:ascii="Cambria Math" w:eastAsiaTheme="minorEastAsia" w:hAnsi="Cambria Math" w:cs="Linux Libertine"/>
          </w:rPr>
          <m:t>n</m:t>
        </m:r>
      </m:oMath>
      <w:r w:rsidR="002E35F1">
        <w:rPr>
          <w:rFonts w:eastAsiaTheme="minorEastAsia"/>
        </w:rPr>
        <w:t>, may get close. Due to this, we may opt to use random search as a baseline approach when testin</w:t>
      </w:r>
      <w:r w:rsidR="0043722B">
        <w:rPr>
          <w:rFonts w:eastAsiaTheme="minorEastAsia"/>
        </w:rPr>
        <w:t>g other optimization algorithms, or as a way to bootstrap more advanced algorithms.</w:t>
      </w:r>
    </w:p>
    <w:p w:rsidR="005C1FA0" w:rsidRDefault="005C1FA0" w:rsidP="005C1FA0">
      <w:pPr>
        <w:pStyle w:val="Heading3"/>
      </w:pPr>
      <w:bookmarkStart w:id="58" w:name="_Toc528019230"/>
      <w:r>
        <w:t>Hill Climbing</w:t>
      </w:r>
      <w:bookmarkEnd w:id="58"/>
    </w:p>
    <w:p w:rsidR="002E35F1" w:rsidRPr="002E35F1" w:rsidRDefault="002E35F1" w:rsidP="002E35F1">
      <w:pPr>
        <w:pStyle w:val="paragraph"/>
      </w:pPr>
      <w:r>
        <w:t>Suppose that our</w:t>
      </w:r>
      <w:r w:rsidR="00EC3744">
        <w:t xml:space="preserve"> fitness</w:t>
      </w:r>
      <w:r>
        <w:t xml:space="preserve"> function </w:t>
      </w:r>
      <m:oMath>
        <m:r>
          <w:rPr>
            <w:rFonts w:ascii="Linux Libertine" w:hAnsi="Linux Libertine" w:cs="Linux Libertine"/>
          </w:rPr>
          <m:t>h</m:t>
        </m:r>
      </m:oMath>
      <w:r>
        <w:rPr>
          <w:rFonts w:eastAsiaTheme="minorEastAsia"/>
        </w:rPr>
        <w:t xml:space="preserve"> is smooth, meaning it does not contain any sudden jumps or sharp points. Rather than randomly sampling values from </w:t>
      </w:r>
      <m:oMath>
        <m:r>
          <m:rPr>
            <m:sty m:val="p"/>
          </m:rPr>
          <w:rPr>
            <w:rFonts w:ascii="Cambria Math" w:eastAsiaTheme="minorEastAsia" w:hAnsi="Cambria Math" w:cs="Linux Libertine"/>
          </w:rPr>
          <m:t>Ω</m:t>
        </m:r>
      </m:oMath>
      <w:r>
        <w:rPr>
          <w:rFonts w:eastAsiaTheme="minorEastAsia"/>
        </w:rPr>
        <w:t xml:space="preserve">, we may instead choose a single </w:t>
      </w:r>
      <m:oMath>
        <m:r>
          <w:rPr>
            <w:rFonts w:ascii="Cambria Math" w:eastAsiaTheme="minorEastAsia" w:hAnsi="Cambria Math" w:cs="Linux Libertine"/>
          </w:rPr>
          <m:t>x∈</m:t>
        </m:r>
        <m:r>
          <m:rPr>
            <m:sty m:val="p"/>
          </m:rPr>
          <w:rPr>
            <w:rFonts w:ascii="Cambria Math" w:eastAsiaTheme="minorEastAsia" w:hAnsi="Cambria Math" w:cs="Linux Libertine"/>
          </w:rPr>
          <m:t>Ω</m:t>
        </m:r>
      </m:oMath>
      <w:r>
        <w:rPr>
          <w:rFonts w:eastAsiaTheme="minorEastAsia"/>
        </w:rPr>
        <w:t xml:space="preserve">, and sample small perturbations of </w:t>
      </w:r>
      <m:oMath>
        <m:r>
          <w:rPr>
            <w:rFonts w:ascii="Cambria Math" w:eastAsiaTheme="minorEastAsia" w:hAnsi="Cambria Math" w:cs="Linux Libertine"/>
          </w:rPr>
          <m:t>x</m:t>
        </m:r>
      </m:oMath>
      <w:r>
        <w:rPr>
          <w:rFonts w:eastAsiaTheme="minorEastAsia"/>
        </w:rPr>
        <w:t xml:space="preserve">, </w:t>
      </w:r>
      <w:r w:rsidR="00EC3744">
        <w:rPr>
          <w:rFonts w:eastAsiaTheme="minorEastAsia"/>
        </w:rPr>
        <w:t xml:space="preserve">which we denote </w:t>
      </w:r>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i</m:t>
            </m:r>
          </m:sub>
        </m:sSub>
      </m:oMath>
      <w:r>
        <w:rPr>
          <w:rFonts w:eastAsiaTheme="minorEastAsia"/>
        </w:rPr>
        <w:t>. We can then find the</w:t>
      </w:r>
      <w:r w:rsidR="00EC3744">
        <w:rPr>
          <w:rFonts w:eastAsiaTheme="minorEastAsia"/>
        </w:rPr>
        <w:t xml:space="preserve"> maximal </w:t>
      </w:r>
      <w:r w:rsidR="00805E02">
        <w:rPr>
          <w:rFonts w:eastAsiaTheme="minorEastAsia"/>
        </w:rPr>
        <w:t>perturbation</w:t>
      </w:r>
      <w:r w:rsidR="00EC3744">
        <w:rPr>
          <w:rFonts w:eastAsiaTheme="minorEastAsia"/>
        </w:rPr>
        <w:t xml:space="preserve">, i.e. the value </w:t>
      </w:r>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d</m:t>
            </m:r>
          </m:sub>
        </m:sSub>
      </m:oMath>
      <w:r>
        <w:rPr>
          <w:rFonts w:eastAsiaTheme="minorEastAsia"/>
        </w:rPr>
        <w:t xml:space="preserve"> which maximizes </w:t>
      </w:r>
      <m:oMath>
        <m:r>
          <w:rPr>
            <w:rFonts w:ascii="Cambria Math" w:eastAsiaTheme="minorEastAsia" w:hAnsi="Cambria Math" w:cs="Linux Libertine"/>
          </w:rPr>
          <m:t>h(</m:t>
        </m:r>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d</m:t>
            </m:r>
          </m:sub>
        </m:sSub>
        <m:r>
          <w:rPr>
            <w:rFonts w:ascii="Cambria Math" w:eastAsiaTheme="minorEastAsia" w:hAnsi="Cambria Math" w:cs="Linux Libertine"/>
          </w:rPr>
          <m:t>)</m:t>
        </m:r>
      </m:oMath>
      <w:r>
        <w:rPr>
          <w:rFonts w:eastAsiaTheme="minorEastAsia"/>
        </w:rPr>
        <w:t xml:space="preserve">, and </w:t>
      </w:r>
      <m:oMath>
        <m:r>
          <w:rPr>
            <w:rFonts w:ascii="Cambria Math" w:eastAsiaTheme="minorEastAsia" w:hAnsi="Cambria Math" w:cs="Linux Libertine"/>
          </w:rPr>
          <m:t>h</m:t>
        </m:r>
        <m:d>
          <m:dPr>
            <m:ctrlPr>
              <w:rPr>
                <w:rFonts w:ascii="Cambria Math" w:eastAsiaTheme="minorEastAsia" w:hAnsi="Cambria Math" w:cs="Linux Libertine"/>
                <w:i/>
              </w:rPr>
            </m:ctrlPr>
          </m:dPr>
          <m:e>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d</m:t>
                </m:r>
              </m:sub>
            </m:sSub>
          </m:e>
        </m:d>
        <m:r>
          <w:rPr>
            <w:rFonts w:ascii="Cambria Math" w:eastAsiaTheme="minorEastAsia" w:hAnsi="Cambria Math" w:cs="Linux Libertine"/>
          </w:rPr>
          <m:t>&gt;h(x)</m:t>
        </m:r>
      </m:oMath>
      <w:r>
        <w:rPr>
          <w:rFonts w:eastAsiaTheme="minorEastAsia"/>
        </w:rPr>
        <w:t xml:space="preserve">. Since </w:t>
      </w:r>
      <m:oMath>
        <m:r>
          <w:rPr>
            <w:rFonts w:ascii="Cambria Math" w:eastAsiaTheme="minorEastAsia" w:hAnsi="Cambria Math" w:cs="Linux Libertine"/>
          </w:rPr>
          <m:t>f</m:t>
        </m:r>
      </m:oMath>
      <w:r>
        <w:rPr>
          <w:rFonts w:eastAsiaTheme="minorEastAsia"/>
        </w:rPr>
        <w:t xml:space="preserve"> is smooth, if we move our value </w:t>
      </w:r>
      <m:oMath>
        <m:r>
          <w:rPr>
            <w:rFonts w:ascii="Cambria Math" w:eastAsiaTheme="minorEastAsia" w:hAnsi="Cambria Math" w:cs="Linux Libertine"/>
          </w:rPr>
          <m:t>x</m:t>
        </m:r>
      </m:oMath>
      <w:r>
        <w:rPr>
          <w:rFonts w:eastAsiaTheme="minorEastAsia"/>
        </w:rPr>
        <w:t xml:space="preserve"> in the direction of </w:t>
      </w:r>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d</m:t>
            </m:r>
          </m:sub>
        </m:sSub>
      </m:oMath>
      <w:r>
        <w:rPr>
          <w:rFonts w:eastAsiaTheme="minorEastAsia"/>
        </w:rPr>
        <w:t xml:space="preserve">, we will obtain a larger value. We may repeat this until there are no such </w:t>
      </w:r>
      <m:oMath>
        <m:r>
          <w:rPr>
            <w:rFonts w:ascii="Cambria Math" w:eastAsiaTheme="minorEastAsia" w:hAnsi="Cambria Math" w:cs="Linux Libertine"/>
          </w:rPr>
          <m:t>h</m:t>
        </m:r>
        <m:d>
          <m:dPr>
            <m:ctrlPr>
              <w:rPr>
                <w:rFonts w:ascii="Cambria Math" w:eastAsiaTheme="minorEastAsia" w:hAnsi="Cambria Math" w:cs="Linux Libertine"/>
                <w:i/>
              </w:rPr>
            </m:ctrlPr>
          </m:dPr>
          <m:e>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i</m:t>
                </m:r>
              </m:sub>
            </m:sSub>
          </m:e>
        </m:d>
        <m:r>
          <w:rPr>
            <w:rFonts w:ascii="Cambria Math" w:eastAsiaTheme="minorEastAsia" w:hAnsi="Cambria Math" w:cs="Linux Libertine"/>
          </w:rPr>
          <m:t>&gt;h(x)</m:t>
        </m:r>
      </m:oMath>
      <w:r>
        <w:rPr>
          <w:rFonts w:eastAsiaTheme="minorEastAsia"/>
        </w:rPr>
        <w:t>.</w:t>
      </w:r>
      <w:r w:rsidR="005B6381">
        <w:rPr>
          <w:rFonts w:eastAsiaTheme="minorEastAsia"/>
        </w:rPr>
        <w:t xml:space="preserve">This technique may be </w:t>
      </w:r>
      <w:r w:rsidR="003A625F">
        <w:rPr>
          <w:rFonts w:eastAsiaTheme="minorEastAsia"/>
        </w:rPr>
        <w:t>visualized</w:t>
      </w:r>
      <w:r w:rsidR="005B6381">
        <w:rPr>
          <w:rFonts w:eastAsiaTheme="minorEastAsia"/>
        </w:rPr>
        <w:t xml:space="preserve"> as a point climbing up a hill, to the largest point on that hill. The downside of this technique however</w:t>
      </w:r>
      <w:r w:rsidR="005B6381">
        <w:t xml:space="preserve"> is if we are unlucky in our choice of </w:t>
      </w:r>
      <w:r w:rsidR="005B6381">
        <w:rPr>
          <w:rFonts w:eastAsiaTheme="minorEastAsia"/>
        </w:rPr>
        <w:t xml:space="preserve">the initial </w:t>
      </w:r>
      <m:oMath>
        <m:r>
          <w:rPr>
            <w:rFonts w:ascii="Cambria Math" w:hAnsi="Cambria Math" w:cs="Linux Libertine"/>
          </w:rPr>
          <m:t>x</m:t>
        </m:r>
      </m:oMath>
      <w:r w:rsidR="005B6381">
        <w:rPr>
          <w:rFonts w:eastAsiaTheme="minorEastAsia"/>
        </w:rPr>
        <w:t xml:space="preserve">, we may end up on one of the smaller hills in </w:t>
      </w:r>
      <m:oMath>
        <m:r>
          <w:rPr>
            <w:rFonts w:ascii="Cambria Math" w:eastAsiaTheme="minorEastAsia" w:hAnsi="Cambria Math" w:cs="Linux Libertine"/>
          </w:rPr>
          <m:t>f</m:t>
        </m:r>
      </m:oMath>
      <w:r w:rsidR="005B6381">
        <w:rPr>
          <w:rFonts w:eastAsiaTheme="minorEastAsia"/>
        </w:rPr>
        <w:t xml:space="preserve">, and will </w:t>
      </w:r>
      <w:r w:rsidR="003A625F">
        <w:rPr>
          <w:rFonts w:eastAsiaTheme="minorEastAsia"/>
        </w:rPr>
        <w:t>then be unable to reach the global maximum</w:t>
      </w:r>
      <w:r w:rsidR="005B6381">
        <w:rPr>
          <w:rFonts w:eastAsiaTheme="minorEastAsia"/>
        </w:rPr>
        <w:t xml:space="preserve">. </w:t>
      </w:r>
    </w:p>
    <w:p w:rsidR="005C1FA0" w:rsidRDefault="005C1FA0" w:rsidP="005C1FA0">
      <w:pPr>
        <w:pStyle w:val="Heading3"/>
      </w:pPr>
      <w:bookmarkStart w:id="59" w:name="_Toc528019231"/>
      <w:r>
        <w:t>Genetic Algorithms</w:t>
      </w:r>
      <w:bookmarkEnd w:id="59"/>
    </w:p>
    <w:p w:rsidR="007D6D8E" w:rsidRDefault="007D6D8E" w:rsidP="005B6381">
      <w:pPr>
        <w:pStyle w:val="paragraph"/>
      </w:pPr>
      <w:r>
        <w:t xml:space="preserve">Genetic algorithms belong to the class of evolutionary algorithms, processes in which a pool of values are iteratively improved with respect to some fitness function. In this </w:t>
      </w:r>
      <w:r>
        <w:lastRenderedPageBreak/>
        <w:t>algorithm, we view our values as genes, and as such, have several possible operations that can be performed:</w:t>
      </w:r>
    </w:p>
    <w:p w:rsidR="007D6D8E" w:rsidRDefault="007D6D8E" w:rsidP="007D6D8E">
      <w:pPr>
        <w:pStyle w:val="paragraph"/>
        <w:numPr>
          <w:ilvl w:val="0"/>
          <w:numId w:val="17"/>
        </w:numPr>
      </w:pPr>
      <w:r>
        <w:t>On a single gene, we may mutate it in one or more places to generate a new gene</w:t>
      </w:r>
    </w:p>
    <w:p w:rsidR="007D6D8E" w:rsidRDefault="007D6D8E" w:rsidP="007D6D8E">
      <w:pPr>
        <w:pStyle w:val="paragraph"/>
        <w:numPr>
          <w:ilvl w:val="0"/>
          <w:numId w:val="17"/>
        </w:numPr>
      </w:pPr>
      <w:r>
        <w:t>On a pair of genes, we may choose one or more cross</w:t>
      </w:r>
      <w:r>
        <w:noBreakHyphen/>
        <w:t>over points, in which the material of the first gene prior to the cross-over point is concatenated with the material of the second gene after the cross-over point, generating a new gene</w:t>
      </w:r>
    </w:p>
    <w:p w:rsidR="005B6381" w:rsidRPr="005B6381" w:rsidRDefault="007D6D8E" w:rsidP="007D6D8E">
      <w:pPr>
        <w:pStyle w:val="paragraph"/>
      </w:pPr>
      <w:r>
        <w:t>As this runs, each gene pool at each iteration slowly improves, with good characteristics from one gene being slowly shared with the others. To prevent gene pool stagnation, mutations occur randomly</w:t>
      </w:r>
      <w:r w:rsidR="00EC3744">
        <w:t xml:space="preserve"> when generating the next pool, helping prevent the pool from converging to a single value.</w:t>
      </w:r>
    </w:p>
    <w:p w:rsidR="00C9659F" w:rsidRDefault="00C9659F" w:rsidP="00C9659F">
      <w:pPr>
        <w:pStyle w:val="Heading2"/>
      </w:pPr>
      <w:bookmarkStart w:id="60" w:name="_Toc528019232"/>
      <w:r>
        <w:t>Summary</w:t>
      </w:r>
      <w:bookmarkEnd w:id="60"/>
    </w:p>
    <w:p w:rsidR="00D3471C" w:rsidRDefault="00B91F95" w:rsidP="00D3471C">
      <w:pPr>
        <w:pStyle w:val="paragraph"/>
        <w:rPr>
          <w:rFonts w:eastAsiaTheme="minorEastAsia"/>
        </w:rPr>
      </w:pPr>
      <w:r>
        <w:t>Due to their security</w:t>
      </w:r>
      <w:r>
        <w:noBreakHyphen/>
        <w:t>critical applications, it is necessary to ensure the security of commonly used cryptographic hash functions such as SHA</w:t>
      </w:r>
      <w:r>
        <w:noBreakHyphen/>
        <w:t xml:space="preserve">2.  </w:t>
      </w:r>
      <w:r w:rsidR="00EA0850">
        <w:t xml:space="preserve">To this end, it is up to cryptanalysts to analyse said functions to determine if they have any exploitable weaknesses, and if so, suggest their deprecation to allow standards and applications to move to new, more secure algorithms. However, the process by which the analysis is done is not entirely clear; this is primarily due to the lack of public knowledge around hash function cryptanalysis, and the lack of any explanatory texts. Furthermore, for people wanting to come into the field, there is no material that they can consult to learn the background material, rather they must read highly technical conference papers and postgraduate </w:t>
      </w:r>
      <w:r w:rsidR="00CE45B4">
        <w:t>theses, and</w:t>
      </w:r>
      <w:r w:rsidR="00EA0850">
        <w:t xml:space="preserve"> learn from their mistakes. A specific issue we have highlighted is in the framework of differential cryptanalysis; the entire framework is pinned on a singular value, denoted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sidR="00EA0850">
        <w:rPr>
          <w:rFonts w:eastAsiaTheme="minorEastAsia"/>
        </w:rPr>
        <w:t xml:space="preserve">, with which </w:t>
      </w:r>
      <w:r w:rsidR="00CE45B4">
        <w:rPr>
          <w:rFonts w:eastAsiaTheme="minorEastAsia"/>
        </w:rPr>
        <w:t>all</w:t>
      </w:r>
      <w:r w:rsidR="00EA0850">
        <w:rPr>
          <w:rFonts w:eastAsiaTheme="minorEastAsia"/>
        </w:rPr>
        <w:t xml:space="preserve"> the analysis is possible. However, no recent text has properly explained a process with which to obtain such a value. Some authors even mention this issues in their own papers, such as with </w:t>
      </w:r>
      <w:r w:rsidR="00CE45B4">
        <w:rPr>
          <w:rFonts w:eastAsiaTheme="minorEastAsia"/>
        </w:rPr>
        <w:t>Schläffer</w:t>
      </w:r>
      <w:r w:rsidR="00EA0850">
        <w:rPr>
          <w:rFonts w:eastAsiaTheme="minorEastAsia"/>
        </w:rPr>
        <w:t xml:space="preserve"> and Oswald in their 2006 paper: “… Wang </w:t>
      </w:r>
      <w:r w:rsidR="00EA0850" w:rsidRPr="00497C51">
        <w:rPr>
          <w:rFonts w:eastAsiaTheme="minorEastAsia"/>
          <w:i/>
        </w:rPr>
        <w:t>et al.</w:t>
      </w:r>
      <w:r w:rsidR="00EA0850">
        <w:rPr>
          <w:rFonts w:eastAsiaTheme="minorEastAsia"/>
        </w:rPr>
        <w:t xml:space="preserve"> give input differences, differential paths, and the corresponding conditions that allow to find collisions with a high probability. However, Wang </w:t>
      </w:r>
      <w:r w:rsidR="00EA0850">
        <w:rPr>
          <w:rFonts w:eastAsiaTheme="minorEastAsia"/>
          <w:i/>
        </w:rPr>
        <w:t>et al.</w:t>
      </w:r>
      <w:r w:rsidR="00EA0850">
        <w:rPr>
          <w:rFonts w:eastAsiaTheme="minorEastAsia"/>
        </w:rPr>
        <w:t xml:space="preserve"> do not explain how these paths were found. The common assumption is that they were found by hand with a great deal of intuition”</w:t>
      </w:r>
      <w:r w:rsidR="00EA0850">
        <w:rPr>
          <w:rFonts w:eastAsiaTheme="minorEastAsia"/>
        </w:rPr>
        <w:fldChar w:fldCharType="begin"/>
      </w:r>
      <w:r w:rsidR="00EA0850">
        <w:rPr>
          <w:rFonts w:eastAsiaTheme="minorEastAsia"/>
        </w:rPr>
        <w:instrText xml:space="preserve"> ADDIN EN.CITE &lt;EndNote&gt;&lt;Cite&gt;&lt;Author&gt;Schläffer&lt;/Author&gt;&lt;Year&gt;2006&lt;/Year&gt;&lt;RecNum&gt;29&lt;/RecNum&gt;&lt;DisplayText&gt;[15]&lt;/DisplayText&gt;&lt;record&gt;&lt;rec-number&gt;29&lt;/rec-number&gt;&lt;foreign-keys&gt;&lt;key app="EN" db-id="w2ta95tpf5pa0lez2fkvtv5jzwx5vaxpzr9w" timestamp="1527771016"&gt;29&lt;/key&gt;&lt;/foreign-keys&gt;&lt;ref-type name="Conference Proceedings"&gt;10&lt;/ref-type&gt;&lt;contributors&gt;&lt;authors&gt;&lt;author&gt;Schläffer, Martin&lt;/author&gt;&lt;author&gt;Oswald, Elisabeth&lt;/author&gt;&lt;/authors&gt;&lt;tertiary-authors&gt;&lt;author&gt;Robshaw, Matthew&lt;/author&gt;&lt;/tertiary-authors&gt;&lt;/contributors&gt;&lt;titles&gt;&lt;title&gt;Searching for Differential Paths in MD4&lt;/title&gt;&lt;tertiary-title&gt;Fast Software Encryption&lt;/tertiary-title&gt;&lt;/titles&gt;&lt;pages&gt;242-261&lt;/pages&gt;&lt;dates&gt;&lt;year&gt;2006&lt;/year&gt;&lt;/dates&gt;&lt;pub-location&gt;Berlin, Heidelberg&lt;/pub-location&gt;&lt;publisher&gt;Springer Berlin Heidelberg&lt;/publisher&gt;&lt;isbn&gt;978-3-540-36598-3&lt;/isbn&gt;&lt;label&gt;10.1007/11799313_16&lt;/label&gt;&lt;urls&gt;&lt;/urls&gt;&lt;/record&gt;&lt;/Cite&gt;&lt;/EndNote&gt;</w:instrText>
      </w:r>
      <w:r w:rsidR="00EA0850">
        <w:rPr>
          <w:rFonts w:eastAsiaTheme="minorEastAsia"/>
        </w:rPr>
        <w:fldChar w:fldCharType="separate"/>
      </w:r>
      <w:r w:rsidR="00EA0850">
        <w:rPr>
          <w:rFonts w:eastAsiaTheme="minorEastAsia"/>
          <w:noProof/>
        </w:rPr>
        <w:t>[15]</w:t>
      </w:r>
      <w:r w:rsidR="00EA0850">
        <w:rPr>
          <w:rFonts w:eastAsiaTheme="minorEastAsia"/>
        </w:rPr>
        <w:fldChar w:fldCharType="end"/>
      </w:r>
      <w:r w:rsidR="00CE45B4">
        <w:rPr>
          <w:rFonts w:eastAsiaTheme="minorEastAsia"/>
        </w:rPr>
        <w:t>.</w:t>
      </w:r>
    </w:p>
    <w:p w:rsidR="00EA0850" w:rsidRDefault="00EA0850" w:rsidP="00D3471C">
      <w:pPr>
        <w:pStyle w:val="paragraph"/>
        <w:rPr>
          <w:rFonts w:eastAsiaTheme="minorEastAsia"/>
        </w:rPr>
      </w:pPr>
      <w:r>
        <w:rPr>
          <w:rFonts w:eastAsiaTheme="minorEastAsia"/>
        </w:rPr>
        <w:t xml:space="preserve">To this end, this project aims to fix a gap in public knowledge in the field of hash function cryptanalysis by finding a novel way of discovering a good value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This method will apply several optimization algorithms to deal with this non</w:t>
      </w:r>
      <w:r>
        <w:rPr>
          <w:rFonts w:eastAsiaTheme="minorEastAsia"/>
        </w:rPr>
        <w:noBreakHyphen/>
        <w:t xml:space="preserve">linear problem, specifically random search, genetic algorithms, and a hybrid approach, and determine whether or not </w:t>
      </w:r>
      <w:r>
        <w:rPr>
          <w:rFonts w:eastAsiaTheme="minorEastAsia"/>
        </w:rPr>
        <w:lastRenderedPageBreak/>
        <w:t>any of them are suited to the task. To ensure that this is possible in a tractable amount of time, we will use a custom reduced variant of SHA-2, named MAW32. This hash function will share a similar internal structure, but with a drastically reduced complexity, allowing for cryptanalysis in a shorter amount of time.</w:t>
      </w:r>
    </w:p>
    <w:p w:rsidR="00EA0850" w:rsidRPr="00EA0850" w:rsidRDefault="00EA0850" w:rsidP="00D3471C">
      <w:pPr>
        <w:pStyle w:val="paragraph"/>
        <w:rPr>
          <w:rFonts w:ascii="Cambria Math" w:hAnsi="Cambria Math"/>
        </w:rPr>
      </w:pPr>
      <w:r>
        <w:rPr>
          <w:rFonts w:eastAsiaTheme="minorEastAsia"/>
        </w:rPr>
        <w:t xml:space="preserve">To determine the success of this project, we will consider several metrics. Firstly, we will determine an appropriate fitness function for a value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and compare the performances between our optimization algorithms by comparing the mean value of this fitness function across all generated values. Furthermore, we will use the random search as a baseline; if either of our two other algorithms perform consistently better than random search, we will consider them successful. To ensure that our fitness function</w:t>
      </w:r>
      <w:r w:rsidR="004912F9">
        <w:rPr>
          <w:rFonts w:eastAsiaTheme="minorEastAsia"/>
        </w:rPr>
        <w:t xml:space="preserve"> also models the problem of finding a value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4912F9">
        <w:rPr>
          <w:rFonts w:eastAsiaTheme="minorEastAsia"/>
        </w:rPr>
        <w:t xml:space="preserve"> such that collisions are likely, we will compare our results to a practical test in finding collisions in MAW32.</w:t>
      </w:r>
      <w:r>
        <w:rPr>
          <w:rFonts w:eastAsiaTheme="minorEastAsia"/>
        </w:rPr>
        <w:t xml:space="preserve">  </w:t>
      </w:r>
    </w:p>
    <w:p w:rsidR="00071F3D" w:rsidRDefault="00CC295F" w:rsidP="00071F3D">
      <w:pPr>
        <w:pStyle w:val="Heading1"/>
      </w:pPr>
      <w:bookmarkStart w:id="61" w:name="_Toc528019233"/>
      <w:r>
        <w:lastRenderedPageBreak/>
        <w:t>Design</w:t>
      </w:r>
      <w:bookmarkEnd w:id="61"/>
    </w:p>
    <w:p w:rsidR="00CC295F" w:rsidRDefault="00C9659F" w:rsidP="00C9659F">
      <w:pPr>
        <w:pStyle w:val="Heading2"/>
      </w:pPr>
      <w:bookmarkStart w:id="62" w:name="_Toc528019234"/>
      <w:r>
        <w:t>MAW32</w:t>
      </w:r>
      <w:bookmarkEnd w:id="62"/>
    </w:p>
    <w:p w:rsidR="00E60235" w:rsidRDefault="00E60235" w:rsidP="00E60235">
      <w:pPr>
        <w:pStyle w:val="paragraph"/>
      </w:pPr>
      <w:r>
        <w:t xml:space="preserve">When beginning this project, </w:t>
      </w:r>
      <w:r w:rsidR="0063483D">
        <w:t>we quickly</w:t>
      </w:r>
      <w:r>
        <w:t xml:space="preserve"> noticed that </w:t>
      </w:r>
      <w:r w:rsidR="0063483D">
        <w:t>the majority of the literature was highly technical.</w:t>
      </w:r>
      <w:r>
        <w:t xml:space="preserve"> </w:t>
      </w:r>
      <w:r w:rsidR="0063483D">
        <w:t>Because of this, it was difficult</w:t>
      </w:r>
      <w:r>
        <w:t xml:space="preserve"> to fully appreciate the content by reading alone. </w:t>
      </w:r>
      <w:r w:rsidR="0063483D">
        <w:t>As such, we felt it was appropriate to implement our own hash function</w:t>
      </w:r>
      <w:r>
        <w:t xml:space="preserve"> alongside </w:t>
      </w:r>
      <w:r w:rsidR="0063483D">
        <w:t xml:space="preserve">implementing </w:t>
      </w:r>
      <w:r>
        <w:t>SHA</w:t>
      </w:r>
      <w:r w:rsidR="000A384E">
        <w:noBreakHyphen/>
      </w:r>
      <w:r>
        <w:t>256</w:t>
      </w:r>
      <w:r w:rsidR="0063483D">
        <w:t>, to get a better understanding of how they work</w:t>
      </w:r>
    </w:p>
    <w:p w:rsidR="00EF2EF3" w:rsidRDefault="00E60235" w:rsidP="00E60235">
      <w:pPr>
        <w:pStyle w:val="paragraph"/>
        <w:rPr>
          <w:rFonts w:eastAsiaTheme="minorEastAsia"/>
        </w:rPr>
      </w:pPr>
      <w:r>
        <w:t>The MAW32 hash function can be considered to be a reduced SHA</w:t>
      </w:r>
      <w:r w:rsidR="000A384E">
        <w:noBreakHyphen/>
      </w:r>
      <w:r>
        <w:t>2 variant. It shares a similar internal structure to the SHA</w:t>
      </w:r>
      <w:r w:rsidR="000A384E">
        <w:noBreakHyphen/>
      </w:r>
      <w:r>
        <w:t xml:space="preserve">2 family, however due to size constraints lacks the </w:t>
      </w:r>
      <m:oMath>
        <m:r>
          <w:rPr>
            <w:rFonts w:ascii="Cambria Math" w:hAnsi="Cambria Math" w:cs="Linux Libertine"/>
          </w:rPr>
          <m:t>Ch</m:t>
        </m:r>
      </m:oMath>
      <w:r>
        <w:rPr>
          <w:rFonts w:eastAsiaTheme="minorEastAsia"/>
        </w:rPr>
        <w:t xml:space="preserve"> component present in all other SHA</w:t>
      </w:r>
      <w:r w:rsidR="000A384E">
        <w:rPr>
          <w:rFonts w:eastAsiaTheme="minorEastAsia"/>
        </w:rPr>
        <w:noBreakHyphen/>
      </w:r>
      <w:r>
        <w:rPr>
          <w:rFonts w:eastAsiaTheme="minorEastAsia"/>
        </w:rPr>
        <w:t>2 hash functions. It uses the Merkle</w:t>
      </w:r>
      <w:r w:rsidR="000A384E">
        <w:rPr>
          <w:rFonts w:eastAsiaTheme="minorEastAsia"/>
        </w:rPr>
        <w:noBreakHyphen/>
      </w:r>
      <w:r>
        <w:rPr>
          <w:rFonts w:eastAsiaTheme="minorEastAsia"/>
        </w:rPr>
        <w:t>Damgård structure, with a Davies</w:t>
      </w:r>
      <w:r w:rsidR="000A384E">
        <w:rPr>
          <w:rFonts w:eastAsiaTheme="minorEastAsia"/>
        </w:rPr>
        <w:noBreakHyphen/>
      </w:r>
      <w:r>
        <w:rPr>
          <w:rFonts w:eastAsiaTheme="minorEastAsia"/>
        </w:rPr>
        <w:t>Meyer compression function. The block size of this function is 64</w:t>
      </w:r>
      <w:r w:rsidR="000A384E">
        <w:rPr>
          <w:rFonts w:eastAsiaTheme="minorEastAsia"/>
        </w:rPr>
        <w:noBreakHyphen/>
      </w:r>
      <w:r>
        <w:rPr>
          <w:rFonts w:eastAsiaTheme="minorEastAsia"/>
        </w:rPr>
        <w:t>bits, with a hash size of 32</w:t>
      </w:r>
      <w:r w:rsidR="000A384E">
        <w:rPr>
          <w:rFonts w:eastAsiaTheme="minorEastAsia"/>
        </w:rPr>
        <w:noBreakHyphen/>
      </w:r>
      <w:r>
        <w:rPr>
          <w:rFonts w:eastAsiaTheme="minorEastAsia"/>
        </w:rPr>
        <w:t xml:space="preserve">bits. Due to this small hash size, it is immediately vulnerable on modern computers to the birthday attack, which can readily find collisions in </w:t>
      </w:r>
      <m:oMath>
        <m:sSup>
          <m:sSupPr>
            <m:ctrlPr>
              <w:rPr>
                <w:rFonts w:ascii="Linux Libertine" w:eastAsiaTheme="minorEastAsia" w:hAnsi="Linux Libertine" w:cs="Linux Libertine"/>
                <w:i/>
              </w:rPr>
            </m:ctrlPr>
          </m:sSupPr>
          <m:e>
            <m:r>
              <w:rPr>
                <w:rFonts w:ascii="Linux Libertine" w:eastAsiaTheme="minorEastAsia" w:hAnsi="Linux Libertine" w:cs="Linux Libertine"/>
              </w:rPr>
              <m:t>2</m:t>
            </m:r>
          </m:e>
          <m:sup>
            <m:r>
              <w:rPr>
                <w:rFonts w:ascii="Linux Libertine" w:eastAsiaTheme="minorEastAsia" w:hAnsi="Linux Libertine" w:cs="Linux Libertine"/>
              </w:rPr>
              <m:t>16</m:t>
            </m:r>
          </m:sup>
        </m:sSup>
      </m:oMath>
      <w:r>
        <w:rPr>
          <w:rFonts w:eastAsiaTheme="minorEastAsia"/>
        </w:rPr>
        <w:t xml:space="preserve"> calls</w:t>
      </w:r>
      <w:r w:rsidR="00BC1ADD">
        <w:rPr>
          <w:rFonts w:eastAsiaTheme="minorEastAsia"/>
        </w:rPr>
        <w:t xml:space="preserve"> to the hash function</w:t>
      </w:r>
      <w:r>
        <w:rPr>
          <w:rFonts w:eastAsiaTheme="minorEastAsia"/>
        </w:rPr>
        <w:t>.</w:t>
      </w:r>
      <w:r w:rsidR="00EF2EF3">
        <w:rPr>
          <w:rFonts w:eastAsiaTheme="minorEastAsia"/>
        </w:rPr>
        <w:t xml:space="preserve"> Unfortunately, MAW32 was not initially designed to specifically be a reduced variant of SHA</w:t>
      </w:r>
      <w:r w:rsidR="00EF2EF3">
        <w:rPr>
          <w:rFonts w:eastAsiaTheme="minorEastAsia"/>
        </w:rPr>
        <w:noBreakHyphen/>
        <w:t xml:space="preserve">256, and as such contains some minor differences which will be </w:t>
      </w:r>
      <w:r w:rsidR="00902581">
        <w:rPr>
          <w:rFonts w:eastAsiaTheme="minorEastAsia"/>
        </w:rPr>
        <w:t>explained</w:t>
      </w:r>
      <w:r w:rsidR="00EF2EF3">
        <w:rPr>
          <w:rFonts w:eastAsiaTheme="minorEastAsia"/>
        </w:rPr>
        <w:t xml:space="preserve"> later on. </w:t>
      </w:r>
    </w:p>
    <w:p w:rsidR="00E60235" w:rsidRPr="00E60235" w:rsidRDefault="00E60235" w:rsidP="00E60235">
      <w:pPr>
        <w:pStyle w:val="paragraph"/>
      </w:pPr>
      <w:r>
        <w:rPr>
          <w:rFonts w:eastAsiaTheme="minorEastAsia"/>
        </w:rPr>
        <w:t>This reduced size comes at a benefit however; since the search space is so small, it is feasible to find collisions in a tractable amount of time, allowing new ideas and conjectures to be easily tested. Furthermore, due to the shared internal structure, we conjecture that attacks that can be employed on MAW32 may also be extensible up to the SHA</w:t>
      </w:r>
      <w:r w:rsidR="000A384E">
        <w:rPr>
          <w:rFonts w:eastAsiaTheme="minorEastAsia"/>
        </w:rPr>
        <w:noBreakHyphen/>
      </w:r>
      <w:r>
        <w:rPr>
          <w:rFonts w:eastAsiaTheme="minorEastAsia"/>
        </w:rPr>
        <w:t xml:space="preserve">2 family. We take advantage of this when exploring different techniques for finding differential </w:t>
      </w:r>
      <w:r w:rsidR="00E6129C">
        <w:rPr>
          <w:rFonts w:eastAsiaTheme="minorEastAsia"/>
        </w:rPr>
        <w:t>characteristics</w:t>
      </w:r>
      <w:r>
        <w:rPr>
          <w:rFonts w:eastAsiaTheme="minorEastAsia"/>
        </w:rPr>
        <w:t xml:space="preserve"> in MAW32. </w:t>
      </w:r>
    </w:p>
    <w:p w:rsidR="00C9659F" w:rsidRDefault="00C9659F" w:rsidP="00C9659F">
      <w:pPr>
        <w:pStyle w:val="Heading3"/>
      </w:pPr>
      <w:bookmarkStart w:id="63" w:name="_Toc528019235"/>
      <w:r>
        <w:t>Initial Values and Constants</w:t>
      </w:r>
      <w:bookmarkEnd w:id="63"/>
    </w:p>
    <w:p w:rsidR="002024D3" w:rsidRDefault="002024D3" w:rsidP="002024D3">
      <w:pPr>
        <w:pStyle w:val="paragraph"/>
        <w:rPr>
          <w:rFonts w:eastAsiaTheme="minorEastAsia"/>
        </w:rPr>
      </w:pPr>
      <w:r>
        <w:t>The initial value used in the Merkle</w:t>
      </w:r>
      <w:r w:rsidR="000A384E">
        <w:noBreakHyphen/>
      </w:r>
      <w:r>
        <w:t xml:space="preserve">Damgård structure is derived from the fractional expansion of </w:t>
      </w:r>
      <m:oMath>
        <m:r>
          <w:rPr>
            <w:rFonts w:ascii="Cambria Math" w:hAnsi="Cambria Math" w:cs="Cambria Math"/>
          </w:rPr>
          <m:t>π</m:t>
        </m:r>
      </m:oMath>
      <w:r>
        <w:rPr>
          <w:rFonts w:eastAsiaTheme="minorEastAsia"/>
        </w:rPr>
        <w:t xml:space="preserve"> (OEIS A062964), with</w:t>
      </w:r>
    </w:p>
    <w:p w:rsidR="002024D3" w:rsidRPr="00AD19F1" w:rsidRDefault="008025B5" w:rsidP="002024D3">
      <w:pPr>
        <w:pStyle w:val="paragraph"/>
        <w:rPr>
          <w:rFonts w:ascii="Cambria Math" w:eastAsiaTheme="minorEastAsia" w:hAnsi="Cambria Math"/>
        </w:rPr>
      </w:pPr>
      <m:oMathPara>
        <m:oMath>
          <m:sSubSup>
            <m:sSubSupPr>
              <m:ctrlPr>
                <w:rPr>
                  <w:rFonts w:ascii="Cambria Math" w:hAnsi="Cambria Math"/>
                  <w:i/>
                </w:rPr>
              </m:ctrlPr>
            </m:sSubSupPr>
            <m:e>
              <m:r>
                <w:rPr>
                  <w:rFonts w:ascii="Cambria Math" w:hAnsi="Cambria Math"/>
                </w:rPr>
                <m:t>H</m:t>
              </m:r>
            </m:e>
            <m:sub>
              <m:r>
                <w:rPr>
                  <w:rFonts w:ascii="Cambria Math" w:hAnsi="Cambria Math"/>
                </w:rPr>
                <m:t>0</m:t>
              </m:r>
            </m:sub>
            <m:sup>
              <m:d>
                <m:dPr>
                  <m:ctrlPr>
                    <w:rPr>
                      <w:rFonts w:ascii="Cambria Math" w:hAnsi="Cambria Math"/>
                      <w:i/>
                    </w:rPr>
                  </m:ctrlPr>
                </m:dPr>
                <m:e>
                  <m:r>
                    <w:rPr>
                      <w:rFonts w:ascii="Cambria Math" w:hAnsi="Cambria Math"/>
                    </w:rPr>
                    <m:t>0</m:t>
                  </m:r>
                </m:e>
              </m:d>
            </m:sup>
          </m:sSubSup>
          <m:r>
            <w:rPr>
              <w:rFonts w:ascii="Cambria Math" w:hAnsi="Cambria Math"/>
            </w:rPr>
            <m:t>=24</m:t>
          </m:r>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1</m:t>
              </m:r>
            </m:sub>
            <m:sup>
              <m:r>
                <w:rPr>
                  <w:rFonts w:ascii="Cambria Math" w:eastAsiaTheme="minorEastAsia" w:hAnsi="Cambria Math"/>
                </w:rPr>
                <m:t>(0)</m:t>
              </m:r>
            </m:sup>
          </m:sSubSup>
          <m:r>
            <w:rPr>
              <w:rFonts w:ascii="Cambria Math" w:eastAsiaTheme="minorEastAsia" w:hAnsi="Cambria Math"/>
            </w:rPr>
            <m:t xml:space="preserve">=3f,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2</m:t>
              </m:r>
            </m:sub>
            <m:sup>
              <m:r>
                <w:rPr>
                  <w:rFonts w:ascii="Cambria Math" w:eastAsiaTheme="minorEastAsia" w:hAnsi="Cambria Math"/>
                </w:rPr>
                <m:t>(0)</m:t>
              </m:r>
            </m:sup>
          </m:sSubSup>
          <m:r>
            <w:rPr>
              <w:rFonts w:ascii="Cambria Math" w:eastAsiaTheme="minorEastAsia" w:hAnsi="Cambria Math"/>
            </w:rPr>
            <m:t xml:space="preserve">=6a, </m:t>
          </m:r>
          <m:sSubSup>
            <m:sSubSupPr>
              <m:ctrlPr>
                <w:rPr>
                  <w:rFonts w:ascii="Cambria Math" w:eastAsiaTheme="minorEastAsia" w:hAnsi="Cambria Math"/>
                  <w:i/>
                </w:rPr>
              </m:ctrlPr>
            </m:sSubSupPr>
            <m:e>
              <m:r>
                <w:rPr>
                  <w:rFonts w:ascii="Cambria Math" w:eastAsiaTheme="minorEastAsia" w:hAnsi="Cambria Math"/>
                </w:rPr>
                <m:t>H</m:t>
              </m:r>
            </m:e>
            <m:sub>
              <m:r>
                <w:rPr>
                  <w:rFonts w:ascii="Cambria Math" w:eastAsiaTheme="minorEastAsia" w:hAnsi="Cambria Math"/>
                </w:rPr>
                <m:t>3</m:t>
              </m:r>
            </m:sub>
            <m:sup>
              <m:r>
                <w:rPr>
                  <w:rFonts w:ascii="Cambria Math" w:eastAsiaTheme="minorEastAsia" w:hAnsi="Cambria Math"/>
                </w:rPr>
                <m:t>(0)</m:t>
              </m:r>
            </m:sup>
          </m:sSubSup>
          <m:r>
            <w:rPr>
              <w:rFonts w:ascii="Cambria Math" w:eastAsiaTheme="minorEastAsia" w:hAnsi="Cambria Math"/>
            </w:rPr>
            <m:t xml:space="preserve">=88 </m:t>
          </m:r>
        </m:oMath>
      </m:oMathPara>
    </w:p>
    <w:p w:rsidR="00CC7881" w:rsidRPr="001323D3" w:rsidRDefault="00AD19F1" w:rsidP="002024D3">
      <w:pPr>
        <w:pStyle w:val="paragraph"/>
        <w:rPr>
          <w:rFonts w:ascii="Linux Libertine" w:eastAsiaTheme="minorEastAsia" w:hAnsi="Linux Libertine" w:cs="Linux Libertine"/>
        </w:rPr>
      </w:pPr>
      <w:r w:rsidRPr="001323D3">
        <w:rPr>
          <w:rFonts w:ascii="Linux Libertine" w:eastAsiaTheme="minorEastAsia" w:hAnsi="Linux Libertine" w:cs="Linux Libertine"/>
        </w:rPr>
        <w:t xml:space="preserve">This was originally chosen for simplicity, and is one of the divergences from SHA-2, which uses the square roots of the first 8 prime numbers as its initial value. However, in the framework of differential cryptanalysis, this has no major effect on </w:t>
      </w:r>
      <w:r w:rsidR="00304312" w:rsidRPr="001323D3">
        <w:rPr>
          <w:rFonts w:ascii="Linux Libertine" w:eastAsiaTheme="minorEastAsia" w:hAnsi="Linux Libertine" w:cs="Linux Libertine"/>
        </w:rPr>
        <w:t>our results</w:t>
      </w:r>
      <w:r w:rsidRPr="001323D3">
        <w:rPr>
          <w:rFonts w:ascii="Linux Libertine" w:eastAsiaTheme="minorEastAsia" w:hAnsi="Linux Libertine" w:cs="Linux Libertine"/>
        </w:rPr>
        <w:t xml:space="preserve">. </w:t>
      </w:r>
      <w:r w:rsidR="002024D3" w:rsidRPr="001323D3">
        <w:rPr>
          <w:rFonts w:ascii="Linux Libertine" w:eastAsiaTheme="minorEastAsia" w:hAnsi="Linux Libertine" w:cs="Linux Libertine"/>
        </w:rPr>
        <w:t xml:space="preserve">The round constants are denoted by </w:t>
      </w:r>
      <m:oMath>
        <m:sSub>
          <m:sSubPr>
            <m:ctrlPr>
              <w:rPr>
                <w:rFonts w:ascii="Linux Libertine" w:eastAsiaTheme="minorEastAsia" w:hAnsi="Linux Libertine" w:cs="Linux Libertine"/>
                <w:i/>
              </w:rPr>
            </m:ctrlPr>
          </m:sSubPr>
          <m:e>
            <m:r>
              <w:rPr>
                <w:rFonts w:ascii="Cambria Math" w:eastAsiaTheme="minorEastAsia" w:hAnsi="Cambria Math" w:cs="Cambria Math"/>
              </w:rPr>
              <m:t>K</m:t>
            </m:r>
          </m:e>
          <m:sub>
            <m:r>
              <w:rPr>
                <w:rFonts w:ascii="Cambria Math" w:eastAsiaTheme="minorEastAsia" w:hAnsi="Cambria Math" w:cs="Cambria Math"/>
              </w:rPr>
              <m:t>n</m:t>
            </m:r>
          </m:sub>
        </m:sSub>
      </m:oMath>
      <w:r w:rsidR="002024D3" w:rsidRPr="001323D3">
        <w:rPr>
          <w:rFonts w:ascii="Linux Libertine" w:eastAsiaTheme="minorEastAsia" w:hAnsi="Linux Libertine" w:cs="Linux Libertine"/>
        </w:rPr>
        <w:t xml:space="preserve">, where </w:t>
      </w:r>
      <m:oMath>
        <m:r>
          <w:rPr>
            <w:rFonts w:ascii="Linux Libertine" w:eastAsiaTheme="minorEastAsia" w:hAnsi="Linux Libertine" w:cs="Linux Libertine"/>
          </w:rPr>
          <m:t>0≤</m:t>
        </m:r>
        <m:r>
          <w:rPr>
            <w:rFonts w:ascii="Cambria Math" w:eastAsiaTheme="minorEastAsia" w:hAnsi="Cambria Math" w:cs="Cambria Math"/>
          </w:rPr>
          <m:t>n</m:t>
        </m:r>
        <m:r>
          <w:rPr>
            <w:rFonts w:ascii="Linux Libertine" w:eastAsiaTheme="minorEastAsia" w:hAnsi="Linux Libertine" w:cs="Linux Libertine"/>
          </w:rPr>
          <m:t>&lt;16</m:t>
        </m:r>
      </m:oMath>
      <w:r w:rsidR="002024D3" w:rsidRPr="001323D3">
        <w:rPr>
          <w:rFonts w:ascii="Linux Libertine" w:eastAsiaTheme="minorEastAsia" w:hAnsi="Linux Libertine" w:cs="Linux Libertine"/>
        </w:rPr>
        <w:t xml:space="preserve"> is the current round number. Their values are derived from the fractional expansion of </w:t>
      </w:r>
      <m:oMath>
        <m:r>
          <w:rPr>
            <w:rFonts w:ascii="Cambria Math" w:eastAsiaTheme="minorEastAsia" w:hAnsi="Cambria Math" w:cs="Cambria Math"/>
          </w:rPr>
          <m:t>e</m:t>
        </m:r>
      </m:oMath>
      <w:r w:rsidR="002024D3" w:rsidRPr="001323D3">
        <w:rPr>
          <w:rFonts w:ascii="Linux Libertine" w:eastAsiaTheme="minorEastAsia" w:hAnsi="Linux Libertine" w:cs="Linux Libertine"/>
        </w:rPr>
        <w:t xml:space="preserve"> (OEIS A170873):</w:t>
      </w:r>
    </w:p>
    <w:p w:rsidR="00CC7881" w:rsidRDefault="00CC7881" w:rsidP="00CC7881">
      <w:pPr>
        <w:pStyle w:val="paragraph"/>
      </w:pPr>
      <w:r>
        <w:br w:type="page"/>
      </w:r>
    </w:p>
    <w:p w:rsidR="00DA74D0" w:rsidRDefault="00DA74D0" w:rsidP="00DA74D0">
      <w:pPr>
        <w:pStyle w:val="Caption"/>
        <w:keepNext/>
      </w:pPr>
      <w:bookmarkStart w:id="64" w:name="_Toc528019299"/>
      <w:r>
        <w:lastRenderedPageBreak/>
        <w:t xml:space="preserve">Table </w:t>
      </w:r>
      <w:r w:rsidR="008025B5">
        <w:fldChar w:fldCharType="begin"/>
      </w:r>
      <w:r w:rsidR="008025B5">
        <w:instrText xml:space="preserve"> SEQ Table \* ARABIC </w:instrText>
      </w:r>
      <w:r w:rsidR="008025B5">
        <w:fldChar w:fldCharType="separate"/>
      </w:r>
      <w:r w:rsidR="00DC273F">
        <w:rPr>
          <w:noProof/>
        </w:rPr>
        <w:t>6</w:t>
      </w:r>
      <w:r w:rsidR="008025B5">
        <w:rPr>
          <w:noProof/>
        </w:rPr>
        <w:fldChar w:fldCharType="end"/>
      </w:r>
      <w:r>
        <w:t xml:space="preserve"> - Round Constants for MAW32</w:t>
      </w:r>
      <w:bookmarkEnd w:id="64"/>
    </w:p>
    <w:tbl>
      <w:tblPr>
        <w:tblStyle w:val="TableGrid"/>
        <w:tblW w:w="0" w:type="auto"/>
        <w:jc w:val="center"/>
        <w:tblLook w:val="04A0" w:firstRow="1" w:lastRow="0" w:firstColumn="1" w:lastColumn="0" w:noHBand="0" w:noVBand="1"/>
      </w:tblPr>
      <w:tblGrid>
        <w:gridCol w:w="632"/>
        <w:gridCol w:w="904"/>
        <w:gridCol w:w="904"/>
        <w:gridCol w:w="904"/>
        <w:gridCol w:w="904"/>
      </w:tblGrid>
      <w:tr w:rsidR="005801DD" w:rsidTr="00CC7881">
        <w:trPr>
          <w:jc w:val="center"/>
        </w:trPr>
        <w:tc>
          <w:tcPr>
            <w:tcW w:w="632" w:type="dxa"/>
            <w:tcBorders>
              <w:bottom w:val="single" w:sz="4" w:space="0" w:color="auto"/>
            </w:tcBorders>
          </w:tcPr>
          <w:p w:rsidR="005801DD" w:rsidRPr="00DD134C" w:rsidRDefault="00DD134C" w:rsidP="002024D3">
            <w:pPr>
              <w:pStyle w:val="paragraph"/>
              <w:ind w:firstLine="0"/>
              <w:rPr>
                <w:rFonts w:ascii="Cambria Math" w:eastAsiaTheme="minorEastAsia" w:hAnsi="Cambria Math"/>
                <w:b/>
              </w:rPr>
            </w:pPr>
            <m:oMathPara>
              <m:oMath>
                <m:r>
                  <m:rPr>
                    <m:sty m:val="bi"/>
                  </m:rPr>
                  <w:rPr>
                    <w:rFonts w:ascii="Cambria Math" w:eastAsiaTheme="minorEastAsia" w:hAnsi="Cambria Math"/>
                  </w:rPr>
                  <m:t>n</m:t>
                </m:r>
              </m:oMath>
            </m:oMathPara>
          </w:p>
        </w:tc>
        <w:tc>
          <w:tcPr>
            <w:tcW w:w="904" w:type="dxa"/>
            <w:tcBorders>
              <w:bottom w:val="single" w:sz="4" w:space="0" w:color="auto"/>
              <w:right w:val="nil"/>
            </w:tcBorders>
          </w:tcPr>
          <w:p w:rsidR="005801DD" w:rsidRPr="00DD134C" w:rsidRDefault="008025B5" w:rsidP="002024D3">
            <w:pPr>
              <w:pStyle w:val="paragraph"/>
              <w:ind w:firstLine="0"/>
              <w:rPr>
                <w:rFonts w:ascii="Cambria Math" w:eastAsiaTheme="minorEastAsia" w:hAnsi="Cambria Math"/>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n</m:t>
                    </m:r>
                  </m:sub>
                </m:sSub>
              </m:oMath>
            </m:oMathPara>
          </w:p>
        </w:tc>
        <w:tc>
          <w:tcPr>
            <w:tcW w:w="904" w:type="dxa"/>
            <w:tcBorders>
              <w:left w:val="nil"/>
              <w:bottom w:val="single" w:sz="4" w:space="0" w:color="auto"/>
              <w:right w:val="nil"/>
            </w:tcBorders>
          </w:tcPr>
          <w:p w:rsidR="005801DD" w:rsidRPr="00DD134C" w:rsidRDefault="008025B5" w:rsidP="002024D3">
            <w:pPr>
              <w:pStyle w:val="paragraph"/>
              <w:ind w:firstLine="0"/>
              <w:rPr>
                <w:rFonts w:ascii="Cambria Math" w:eastAsiaTheme="minorEastAsia" w:hAnsi="Cambria Math"/>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n+1</m:t>
                    </m:r>
                  </m:sub>
                </m:sSub>
              </m:oMath>
            </m:oMathPara>
          </w:p>
        </w:tc>
        <w:tc>
          <w:tcPr>
            <w:tcW w:w="904" w:type="dxa"/>
            <w:tcBorders>
              <w:left w:val="nil"/>
              <w:bottom w:val="single" w:sz="4" w:space="0" w:color="auto"/>
              <w:right w:val="nil"/>
            </w:tcBorders>
          </w:tcPr>
          <w:p w:rsidR="005801DD" w:rsidRPr="00DD134C" w:rsidRDefault="008025B5" w:rsidP="002024D3">
            <w:pPr>
              <w:pStyle w:val="paragraph"/>
              <w:ind w:firstLine="0"/>
              <w:rPr>
                <w:rFonts w:ascii="Cambria Math" w:eastAsiaTheme="minorEastAsia" w:hAnsi="Cambria Math"/>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n+2</m:t>
                    </m:r>
                  </m:sub>
                </m:sSub>
              </m:oMath>
            </m:oMathPara>
          </w:p>
        </w:tc>
        <w:tc>
          <w:tcPr>
            <w:tcW w:w="904" w:type="dxa"/>
            <w:tcBorders>
              <w:left w:val="nil"/>
              <w:bottom w:val="single" w:sz="4" w:space="0" w:color="auto"/>
            </w:tcBorders>
          </w:tcPr>
          <w:p w:rsidR="005801DD" w:rsidRPr="00DD134C" w:rsidRDefault="008025B5" w:rsidP="002024D3">
            <w:pPr>
              <w:pStyle w:val="paragraph"/>
              <w:ind w:firstLine="0"/>
              <w:rPr>
                <w:rFonts w:ascii="Cambria Math" w:eastAsiaTheme="minorEastAsia" w:hAnsi="Cambria Math"/>
                <w:b/>
              </w:rPr>
            </w:pPr>
            <m:oMathPara>
              <m:oMath>
                <m:sSub>
                  <m:sSubPr>
                    <m:ctrlPr>
                      <w:rPr>
                        <w:rFonts w:ascii="Cambria Math" w:eastAsiaTheme="minorEastAsia" w:hAnsi="Cambria Math"/>
                        <w:b/>
                        <w:i/>
                      </w:rPr>
                    </m:ctrlPr>
                  </m:sSubPr>
                  <m:e>
                    <m:r>
                      <m:rPr>
                        <m:sty m:val="bi"/>
                      </m:rPr>
                      <w:rPr>
                        <w:rFonts w:ascii="Cambria Math" w:eastAsiaTheme="minorEastAsia" w:hAnsi="Cambria Math"/>
                      </w:rPr>
                      <m:t>K</m:t>
                    </m:r>
                  </m:e>
                  <m:sub>
                    <m:r>
                      <m:rPr>
                        <m:sty m:val="bi"/>
                      </m:rPr>
                      <w:rPr>
                        <w:rFonts w:ascii="Cambria Math" w:eastAsiaTheme="minorEastAsia" w:hAnsi="Cambria Math"/>
                      </w:rPr>
                      <m:t>n+3</m:t>
                    </m:r>
                  </m:sub>
                </m:sSub>
              </m:oMath>
            </m:oMathPara>
          </w:p>
        </w:tc>
      </w:tr>
      <w:tr w:rsidR="005801DD" w:rsidTr="00CC7881">
        <w:trPr>
          <w:jc w:val="center"/>
        </w:trPr>
        <w:tc>
          <w:tcPr>
            <w:tcW w:w="632" w:type="dxa"/>
            <w:tcBorders>
              <w:bottom w:val="nil"/>
            </w:tcBorders>
          </w:tcPr>
          <w:p w:rsidR="005801DD" w:rsidRPr="00DD134C" w:rsidRDefault="00DD134C" w:rsidP="002024D3">
            <w:pPr>
              <w:pStyle w:val="paragraph"/>
              <w:ind w:firstLine="0"/>
              <w:rPr>
                <w:rFonts w:ascii="Cambria Math" w:eastAsiaTheme="minorEastAsia" w:hAnsi="Cambria Math"/>
                <w:b/>
              </w:rPr>
            </w:pPr>
            <m:oMathPara>
              <m:oMath>
                <m:r>
                  <m:rPr>
                    <m:sty m:val="bi"/>
                  </m:rPr>
                  <w:rPr>
                    <w:rFonts w:ascii="Cambria Math" w:eastAsiaTheme="minorEastAsia" w:hAnsi="Cambria Math"/>
                  </w:rPr>
                  <m:t>0</m:t>
                </m:r>
              </m:oMath>
            </m:oMathPara>
          </w:p>
        </w:tc>
        <w:tc>
          <w:tcPr>
            <w:tcW w:w="904" w:type="dxa"/>
            <w:tcBorders>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b7</m:t>
                </m:r>
              </m:oMath>
            </m:oMathPara>
          </w:p>
        </w:tc>
        <w:tc>
          <w:tcPr>
            <w:tcW w:w="904" w:type="dxa"/>
            <w:tcBorders>
              <w:left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e1</m:t>
                </m:r>
              </m:oMath>
            </m:oMathPara>
          </w:p>
        </w:tc>
        <w:tc>
          <w:tcPr>
            <w:tcW w:w="904" w:type="dxa"/>
            <w:tcBorders>
              <w:left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51</m:t>
                </m:r>
              </m:oMath>
            </m:oMathPara>
          </w:p>
        </w:tc>
        <w:tc>
          <w:tcPr>
            <w:tcW w:w="904" w:type="dxa"/>
            <w:tcBorders>
              <w:left w:val="nil"/>
              <w:bottom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62</m:t>
                </m:r>
              </m:oMath>
            </m:oMathPara>
          </w:p>
        </w:tc>
      </w:tr>
      <w:tr w:rsidR="005801DD" w:rsidTr="00CC7881">
        <w:trPr>
          <w:jc w:val="center"/>
        </w:trPr>
        <w:tc>
          <w:tcPr>
            <w:tcW w:w="632" w:type="dxa"/>
            <w:tcBorders>
              <w:top w:val="nil"/>
              <w:bottom w:val="nil"/>
            </w:tcBorders>
          </w:tcPr>
          <w:p w:rsidR="005801DD" w:rsidRPr="00DD134C" w:rsidRDefault="00DD134C" w:rsidP="002024D3">
            <w:pPr>
              <w:pStyle w:val="paragraph"/>
              <w:ind w:firstLine="0"/>
              <w:rPr>
                <w:rFonts w:ascii="Cambria Math" w:eastAsiaTheme="minorEastAsia" w:hAnsi="Cambria Math"/>
                <w:b/>
              </w:rPr>
            </w:pPr>
            <m:oMathPara>
              <m:oMath>
                <m:r>
                  <m:rPr>
                    <m:sty m:val="bi"/>
                  </m:rPr>
                  <w:rPr>
                    <w:rFonts w:ascii="Cambria Math" w:eastAsiaTheme="minorEastAsia" w:hAnsi="Cambria Math"/>
                  </w:rPr>
                  <m:t>4</m:t>
                </m:r>
              </m:oMath>
            </m:oMathPara>
          </w:p>
        </w:tc>
        <w:tc>
          <w:tcPr>
            <w:tcW w:w="904" w:type="dxa"/>
            <w:tcBorders>
              <w:top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8a</m:t>
                </m:r>
              </m:oMath>
            </m:oMathPara>
          </w:p>
        </w:tc>
        <w:tc>
          <w:tcPr>
            <w:tcW w:w="904" w:type="dxa"/>
            <w:tcBorders>
              <w:top w:val="nil"/>
              <w:left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ed</m:t>
                </m:r>
              </m:oMath>
            </m:oMathPara>
          </w:p>
        </w:tc>
        <w:tc>
          <w:tcPr>
            <w:tcW w:w="904" w:type="dxa"/>
            <w:tcBorders>
              <w:top w:val="nil"/>
              <w:left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2a</m:t>
                </m:r>
              </m:oMath>
            </m:oMathPara>
          </w:p>
        </w:tc>
        <w:tc>
          <w:tcPr>
            <w:tcW w:w="904" w:type="dxa"/>
            <w:tcBorders>
              <w:top w:val="nil"/>
              <w:left w:val="nil"/>
              <w:bottom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6a</m:t>
                </m:r>
              </m:oMath>
            </m:oMathPara>
          </w:p>
        </w:tc>
      </w:tr>
      <w:tr w:rsidR="005801DD" w:rsidTr="00CC7881">
        <w:trPr>
          <w:jc w:val="center"/>
        </w:trPr>
        <w:tc>
          <w:tcPr>
            <w:tcW w:w="632" w:type="dxa"/>
            <w:tcBorders>
              <w:top w:val="nil"/>
              <w:bottom w:val="nil"/>
            </w:tcBorders>
          </w:tcPr>
          <w:p w:rsidR="005801DD" w:rsidRPr="00DD134C" w:rsidRDefault="00DD134C" w:rsidP="002024D3">
            <w:pPr>
              <w:pStyle w:val="paragraph"/>
              <w:ind w:firstLine="0"/>
              <w:rPr>
                <w:rFonts w:ascii="Cambria Math" w:eastAsiaTheme="minorEastAsia" w:hAnsi="Cambria Math"/>
                <w:b/>
              </w:rPr>
            </w:pPr>
            <m:oMathPara>
              <m:oMath>
                <m:r>
                  <m:rPr>
                    <m:sty m:val="bi"/>
                  </m:rPr>
                  <w:rPr>
                    <w:rFonts w:ascii="Cambria Math" w:eastAsiaTheme="minorEastAsia" w:hAnsi="Cambria Math"/>
                  </w:rPr>
                  <m:t>8</m:t>
                </m:r>
              </m:oMath>
            </m:oMathPara>
          </w:p>
        </w:tc>
        <w:tc>
          <w:tcPr>
            <w:tcW w:w="904" w:type="dxa"/>
            <w:tcBorders>
              <w:top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bf</m:t>
                </m:r>
              </m:oMath>
            </m:oMathPara>
          </w:p>
        </w:tc>
        <w:tc>
          <w:tcPr>
            <w:tcW w:w="904" w:type="dxa"/>
            <w:tcBorders>
              <w:top w:val="nil"/>
              <w:left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71</m:t>
                </m:r>
              </m:oMath>
            </m:oMathPara>
          </w:p>
        </w:tc>
        <w:tc>
          <w:tcPr>
            <w:tcW w:w="904" w:type="dxa"/>
            <w:tcBorders>
              <w:top w:val="nil"/>
              <w:left w:val="nil"/>
              <w:bottom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58</m:t>
                </m:r>
              </m:oMath>
            </m:oMathPara>
          </w:p>
        </w:tc>
        <w:tc>
          <w:tcPr>
            <w:tcW w:w="904" w:type="dxa"/>
            <w:tcBorders>
              <w:top w:val="nil"/>
              <w:left w:val="nil"/>
              <w:bottom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80</m:t>
                </m:r>
              </m:oMath>
            </m:oMathPara>
          </w:p>
        </w:tc>
      </w:tr>
      <w:tr w:rsidR="005801DD" w:rsidTr="00CC7881">
        <w:trPr>
          <w:jc w:val="center"/>
        </w:trPr>
        <w:tc>
          <w:tcPr>
            <w:tcW w:w="632" w:type="dxa"/>
            <w:tcBorders>
              <w:top w:val="nil"/>
            </w:tcBorders>
          </w:tcPr>
          <w:p w:rsidR="005801DD" w:rsidRPr="00DD134C" w:rsidRDefault="00DD134C" w:rsidP="002024D3">
            <w:pPr>
              <w:pStyle w:val="paragraph"/>
              <w:ind w:firstLine="0"/>
              <w:rPr>
                <w:rFonts w:ascii="Cambria Math" w:eastAsiaTheme="minorEastAsia" w:hAnsi="Cambria Math"/>
                <w:b/>
              </w:rPr>
            </w:pPr>
            <m:oMathPara>
              <m:oMath>
                <m:r>
                  <m:rPr>
                    <m:sty m:val="bi"/>
                  </m:rPr>
                  <w:rPr>
                    <w:rFonts w:ascii="Cambria Math" w:eastAsiaTheme="minorEastAsia" w:hAnsi="Cambria Math"/>
                  </w:rPr>
                  <m:t>12</m:t>
                </m:r>
              </m:oMath>
            </m:oMathPara>
          </w:p>
        </w:tc>
        <w:tc>
          <w:tcPr>
            <w:tcW w:w="904" w:type="dxa"/>
            <w:tcBorders>
              <w:top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9c</m:t>
                </m:r>
              </m:oMath>
            </m:oMathPara>
          </w:p>
        </w:tc>
        <w:tc>
          <w:tcPr>
            <w:tcW w:w="904" w:type="dxa"/>
            <w:tcBorders>
              <w:top w:val="nil"/>
              <w:left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f4</m:t>
                </m:r>
              </m:oMath>
            </m:oMathPara>
          </w:p>
        </w:tc>
        <w:tc>
          <w:tcPr>
            <w:tcW w:w="904" w:type="dxa"/>
            <w:tcBorders>
              <w:top w:val="nil"/>
              <w:left w:val="nil"/>
              <w:righ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f3</m:t>
                </m:r>
              </m:oMath>
            </m:oMathPara>
          </w:p>
        </w:tc>
        <w:tc>
          <w:tcPr>
            <w:tcW w:w="904" w:type="dxa"/>
            <w:tcBorders>
              <w:top w:val="nil"/>
              <w:left w:val="nil"/>
            </w:tcBorders>
          </w:tcPr>
          <w:p w:rsidR="005801DD" w:rsidRPr="005801DD" w:rsidRDefault="00DD134C" w:rsidP="002024D3">
            <w:pPr>
              <w:pStyle w:val="paragraph"/>
              <w:ind w:firstLine="0"/>
              <w:rPr>
                <w:rFonts w:ascii="Cambria Math" w:eastAsiaTheme="minorEastAsia" w:hAnsi="Cambria Math"/>
                <w:oMath/>
              </w:rPr>
            </w:pPr>
            <m:oMathPara>
              <m:oMath>
                <m:r>
                  <w:rPr>
                    <w:rFonts w:ascii="Cambria Math" w:eastAsiaTheme="minorEastAsia" w:hAnsi="Cambria Math"/>
                  </w:rPr>
                  <m:t>c7</m:t>
                </m:r>
              </m:oMath>
            </m:oMathPara>
          </w:p>
        </w:tc>
      </w:tr>
    </w:tbl>
    <w:p w:rsidR="00AD19F1" w:rsidRPr="001323D3" w:rsidRDefault="00AD19F1" w:rsidP="002024D3">
      <w:pPr>
        <w:pStyle w:val="paragraph"/>
        <w:rPr>
          <w:rFonts w:ascii="Linux Libertine" w:eastAsiaTheme="minorEastAsia" w:hAnsi="Linux Libertine" w:cs="Linux Libertine"/>
        </w:rPr>
      </w:pPr>
      <w:r w:rsidRPr="001323D3">
        <w:rPr>
          <w:rFonts w:ascii="Linux Libertine" w:eastAsiaTheme="minorEastAsia" w:hAnsi="Linux Libertine" w:cs="Linux Libertine"/>
        </w:rPr>
        <w:t xml:space="preserve">As before, this was chosen for simplicity, and is another one of the divergences from SHA-2, which uses the cube roots of the first 64 prime numbers as its round constants. </w:t>
      </w:r>
      <w:r w:rsidR="00103445" w:rsidRPr="001323D3">
        <w:rPr>
          <w:rFonts w:ascii="Linux Libertine" w:eastAsiaTheme="minorEastAsia" w:hAnsi="Linux Libertine" w:cs="Linux Libertine"/>
        </w:rPr>
        <w:t xml:space="preserve">These values also have no major effect on the framework of differential cryptanalysis. </w:t>
      </w:r>
    </w:p>
    <w:p w:rsidR="00C9659F" w:rsidRDefault="00C9659F" w:rsidP="00C9659F">
      <w:pPr>
        <w:pStyle w:val="Heading3"/>
      </w:pPr>
      <w:bookmarkStart w:id="65" w:name="_Toc528019236"/>
      <w:r>
        <w:t>Functions</w:t>
      </w:r>
      <w:bookmarkEnd w:id="65"/>
    </w:p>
    <w:p w:rsidR="0030725A" w:rsidRPr="001323D3" w:rsidRDefault="0030725A" w:rsidP="0030725A">
      <w:pPr>
        <w:pStyle w:val="paragraph"/>
        <w:rPr>
          <w:rFonts w:cstheme="minorHAnsi"/>
        </w:rPr>
      </w:pPr>
      <w:r w:rsidRPr="001323D3">
        <w:rPr>
          <w:rFonts w:cstheme="minorHAnsi"/>
        </w:rPr>
        <w:t>As in SHA</w:t>
      </w:r>
      <w:r w:rsidR="000A384E" w:rsidRPr="001323D3">
        <w:rPr>
          <w:rFonts w:cstheme="minorHAnsi"/>
        </w:rPr>
        <w:noBreakHyphen/>
      </w:r>
      <w:r w:rsidRPr="001323D3">
        <w:rPr>
          <w:rFonts w:cstheme="minorHAnsi"/>
        </w:rPr>
        <w:t>2, MAW32 defines several functions:</w:t>
      </w:r>
    </w:p>
    <w:p w:rsidR="00043DCE" w:rsidRPr="00043DCE" w:rsidRDefault="003C38D9" w:rsidP="0030725A">
      <w:pPr>
        <w:pStyle w:val="paragraph"/>
        <w:rPr>
          <w:rFonts w:ascii="Cambria Math" w:hAnsi="Cambria Math"/>
        </w:rPr>
      </w:pPr>
      <m:oMathPara>
        <m:oMath>
          <m:r>
            <w:rPr>
              <w:rFonts w:ascii="Cambria Math" w:eastAsiaTheme="minorEastAsia" w:hAnsi="Cambria Math"/>
            </w:rPr>
            <m:t xml:space="preserve">      </m:t>
          </m:r>
          <m:r>
            <w:rPr>
              <w:rFonts w:ascii="Cambria Math" w:hAnsi="Cambria Math" w:cs="Linux Libertine"/>
            </w:rPr>
            <m:t>SH</m:t>
          </m:r>
          <m:sSup>
            <m:sSupPr>
              <m:ctrlPr>
                <w:rPr>
                  <w:rFonts w:ascii="Cambria Math" w:hAnsi="Cambria Math" w:cs="Linux Libertine"/>
                  <w:i/>
                </w:rPr>
              </m:ctrlPr>
            </m:sSupPr>
            <m:e>
              <m:r>
                <w:rPr>
                  <w:rFonts w:ascii="Cambria Math" w:hAnsi="Cambria Math" w:cs="Linux Libertine"/>
                </w:rPr>
                <m:t>R</m:t>
              </m:r>
            </m:e>
            <m:sup>
              <m:r>
                <w:rPr>
                  <w:rFonts w:ascii="Cambria Math" w:hAnsi="Cambria Math" w:cs="Linux Libertine"/>
                </w:rPr>
                <m:t>n</m:t>
              </m:r>
            </m:sup>
          </m:sSup>
          <m:d>
            <m:dPr>
              <m:ctrlPr>
                <w:rPr>
                  <w:rFonts w:ascii="Cambria Math" w:hAnsi="Cambria Math" w:cs="Linux Libertine"/>
                  <w:i/>
                </w:rPr>
              </m:ctrlPr>
            </m:dPr>
            <m:e>
              <m:r>
                <w:rPr>
                  <w:rFonts w:ascii="Cambria Math" w:hAnsi="Cambria Math" w:cs="Linux Libertine"/>
                </w:rPr>
                <m:t>x</m:t>
              </m:r>
            </m:e>
          </m:d>
          <m:r>
            <w:rPr>
              <w:rFonts w:ascii="Cambria Math" w:hAnsi="Cambria Math" w:cs="Linux Libertine"/>
            </w:rPr>
            <m:t>=x≫n</m:t>
          </m:r>
          <m:r>
            <m:rPr>
              <m:sty m:val="p"/>
            </m:rPr>
            <w:rPr>
              <w:rFonts w:ascii="Cambria Math" w:hAnsi="Cambria Math" w:cs="Linux Libertine"/>
            </w:rPr>
            <w:br/>
          </m:r>
        </m:oMath>
        <m:oMath>
          <m:r>
            <w:rPr>
              <w:rFonts w:ascii="Cambria Math" w:hAnsi="Cambria Math" w:cs="Linux Libertine"/>
            </w:rPr>
            <m:t xml:space="preserve">   ROT</m:t>
          </m:r>
          <m:sSup>
            <m:sSupPr>
              <m:ctrlPr>
                <w:rPr>
                  <w:rFonts w:ascii="Cambria Math" w:hAnsi="Cambria Math" w:cs="Linux Libertine"/>
                  <w:i/>
                </w:rPr>
              </m:ctrlPr>
            </m:sSupPr>
            <m:e>
              <m:r>
                <w:rPr>
                  <w:rFonts w:ascii="Cambria Math" w:hAnsi="Cambria Math" w:cs="Linux Libertine"/>
                </w:rPr>
                <m:t>R</m:t>
              </m:r>
            </m:e>
            <m:sup>
              <m:r>
                <w:rPr>
                  <w:rFonts w:ascii="Cambria Math" w:hAnsi="Cambria Math" w:cs="Linux Libertine"/>
                </w:rPr>
                <m:t>n</m:t>
              </m:r>
            </m:sup>
          </m:sSup>
          <m:d>
            <m:dPr>
              <m:ctrlPr>
                <w:rPr>
                  <w:rFonts w:ascii="Cambria Math" w:hAnsi="Cambria Math" w:cs="Linux Libertine"/>
                  <w:i/>
                </w:rPr>
              </m:ctrlPr>
            </m:dPr>
            <m:e>
              <m:r>
                <w:rPr>
                  <w:rFonts w:ascii="Cambria Math" w:hAnsi="Cambria Math" w:cs="Linux Libertine"/>
                </w:rPr>
                <m:t>x</m:t>
              </m:r>
            </m:e>
          </m:d>
          <m:r>
            <w:rPr>
              <w:rFonts w:ascii="Cambria Math" w:hAnsi="Cambria Math" w:cs="Linux Libertine"/>
            </w:rPr>
            <m:t>=</m:t>
          </m:r>
          <m:d>
            <m:dPr>
              <m:ctrlPr>
                <w:rPr>
                  <w:rFonts w:ascii="Cambria Math" w:hAnsi="Cambria Math" w:cs="Linux Libertine"/>
                  <w:i/>
                </w:rPr>
              </m:ctrlPr>
            </m:dPr>
            <m:e>
              <m:r>
                <w:rPr>
                  <w:rFonts w:ascii="Cambria Math" w:hAnsi="Cambria Math" w:cs="Linux Libertine"/>
                </w:rPr>
                <m:t>x≫n</m:t>
              </m:r>
            </m:e>
          </m:d>
          <m:r>
            <w:rPr>
              <w:rFonts w:ascii="Cambria Math" w:hAnsi="Cambria Math" w:cs="Linux Libertine"/>
            </w:rPr>
            <m:t>|(x≪</m:t>
          </m:r>
          <m:d>
            <m:dPr>
              <m:ctrlPr>
                <w:rPr>
                  <w:rFonts w:ascii="Cambria Math" w:hAnsi="Cambria Math" w:cs="Linux Libertine"/>
                  <w:i/>
                </w:rPr>
              </m:ctrlPr>
            </m:dPr>
            <m:e>
              <m:r>
                <w:rPr>
                  <w:rFonts w:ascii="Cambria Math" w:hAnsi="Cambria Math" w:cs="Linux Libertine"/>
                </w:rPr>
                <m:t>8-n</m:t>
              </m:r>
            </m:e>
          </m:d>
          <m:r>
            <w:rPr>
              <w:rFonts w:ascii="Cambria Math" w:hAnsi="Cambria Math" w:cs="Linux Libertine"/>
            </w:rPr>
            <m:t>)</m:t>
          </m:r>
          <m:r>
            <m:rPr>
              <m:sty m:val="p"/>
            </m:rPr>
            <w:rPr>
              <w:rFonts w:ascii="Cambria Math" w:hAnsi="Cambria Math" w:cs="Linux Libertine"/>
            </w:rPr>
            <w:br/>
          </m:r>
        </m:oMath>
        <m:oMath>
          <m:r>
            <w:rPr>
              <w:rFonts w:ascii="Cambria Math" w:hAnsi="Cambria Math" w:cs="Linux Libertine"/>
            </w:rPr>
            <m:t>Maj</m:t>
          </m:r>
          <m:d>
            <m:dPr>
              <m:ctrlPr>
                <w:rPr>
                  <w:rFonts w:ascii="Cambria Math" w:hAnsi="Cambria Math" w:cs="Linux Libertine"/>
                  <w:i/>
                </w:rPr>
              </m:ctrlPr>
            </m:dPr>
            <m:e>
              <m:r>
                <w:rPr>
                  <w:rFonts w:ascii="Cambria Math" w:hAnsi="Cambria Math" w:cs="Linux Libertine"/>
                </w:rPr>
                <m:t>x,y,z</m:t>
              </m:r>
            </m:e>
          </m:d>
          <m:r>
            <w:rPr>
              <w:rFonts w:ascii="Cambria Math" w:hAnsi="Cambria Math" w:cs="Linux Libertine"/>
            </w:rPr>
            <m:t>=</m:t>
          </m:r>
          <m:d>
            <m:dPr>
              <m:ctrlPr>
                <w:rPr>
                  <w:rFonts w:ascii="Cambria Math" w:hAnsi="Cambria Math" w:cs="Linux Libertine"/>
                  <w:i/>
                </w:rPr>
              </m:ctrlPr>
            </m:dPr>
            <m:e>
              <m:r>
                <w:rPr>
                  <w:rFonts w:ascii="Cambria Math" w:hAnsi="Cambria Math" w:cs="Linux Libertine"/>
                </w:rPr>
                <m:t>x∧y</m:t>
              </m:r>
            </m:e>
          </m:d>
          <m:r>
            <w:rPr>
              <w:rFonts w:ascii="Cambria Math" w:hAnsi="Cambria Math" w:cs="Linux Libertine"/>
            </w:rPr>
            <m:t>⊕</m:t>
          </m:r>
          <m:d>
            <m:dPr>
              <m:ctrlPr>
                <w:rPr>
                  <w:rFonts w:ascii="Linux Libertine" w:eastAsiaTheme="minorEastAsia" w:hAnsi="Linux Libertine" w:cs="Linux Libertine"/>
                  <w:i/>
                </w:rPr>
              </m:ctrlPr>
            </m:dPr>
            <m:e>
              <m:r>
                <w:rPr>
                  <w:rFonts w:ascii="Cambria Math" w:eastAsiaTheme="minorEastAsia" w:hAnsi="Cambria Math" w:cs="Linux Libertine"/>
                </w:rPr>
                <m:t>x∧z</m:t>
              </m:r>
              <m:ctrlPr>
                <w:rPr>
                  <w:rFonts w:ascii="Cambria Math" w:eastAsiaTheme="minorEastAsia" w:hAnsi="Cambria Math" w:cs="Linux Libertine"/>
                  <w:i/>
                </w:rPr>
              </m:ctrlP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y∧z</m:t>
              </m:r>
            </m:e>
          </m:d>
          <m:r>
            <m:rPr>
              <m:sty m:val="p"/>
            </m:rPr>
            <w:rPr>
              <w:rFonts w:ascii="Cambria Math" w:eastAsiaTheme="minorEastAsia" w:hAnsi="Cambria Math" w:cs="Linux Libertine"/>
            </w:rPr>
            <w:br/>
          </m:r>
        </m:oMath>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=ROT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⊕ROT</m:t>
          </m:r>
          <m:sSup>
            <m:sSupPr>
              <m:ctrlPr>
                <w:rPr>
                  <w:rFonts w:ascii="Cambria Math" w:hAnsi="Cambria Math"/>
                  <w:i/>
                </w:rPr>
              </m:ctrlPr>
            </m:sSupPr>
            <m:e>
              <m:r>
                <w:rPr>
                  <w:rFonts w:ascii="Cambria Math" w:hAnsi="Cambria Math"/>
                </w:rPr>
                <m:t>R</m:t>
              </m:r>
            </m:e>
            <m:sup>
              <m:r>
                <w:rPr>
                  <w:rFonts w:ascii="Cambria Math" w:hAnsi="Cambria Math"/>
                </w:rPr>
                <m:t>3</m:t>
              </m:r>
            </m:sup>
          </m:sSup>
          <m:d>
            <m:dPr>
              <m:ctrlPr>
                <w:rPr>
                  <w:rFonts w:ascii="Cambria Math" w:hAnsi="Cambria Math"/>
                  <w:i/>
                </w:rPr>
              </m:ctrlPr>
            </m:dPr>
            <m:e>
              <m:r>
                <w:rPr>
                  <w:rFonts w:ascii="Cambria Math" w:hAnsi="Cambria Math"/>
                </w:rPr>
                <m:t>x</m:t>
              </m:r>
            </m:e>
          </m:d>
          <m:r>
            <w:rPr>
              <w:rFonts w:ascii="Cambria Math" w:hAnsi="Cambria Math"/>
            </w:rPr>
            <m:t>⊕ROT</m:t>
          </m:r>
          <m:sSup>
            <m:sSupPr>
              <m:ctrlPr>
                <w:rPr>
                  <w:rFonts w:ascii="Cambria Math" w:hAnsi="Cambria Math"/>
                  <w:i/>
                </w:rPr>
              </m:ctrlPr>
            </m:sSupPr>
            <m:e>
              <m:r>
                <w:rPr>
                  <w:rFonts w:ascii="Cambria Math" w:hAnsi="Cambria Math"/>
                </w:rPr>
                <m:t>R</m:t>
              </m:r>
            </m:e>
            <m:sup>
              <m:r>
                <w:rPr>
                  <w:rFonts w:ascii="Cambria Math" w:hAnsi="Cambria Math"/>
                </w:rPr>
                <m:t>5</m:t>
              </m:r>
            </m:sup>
          </m:sSup>
          <m:d>
            <m:dPr>
              <m:ctrlPr>
                <w:rPr>
                  <w:rFonts w:ascii="Cambria Math" w:hAnsi="Cambria Math"/>
                  <w:i/>
                </w:rPr>
              </m:ctrlPr>
            </m:dPr>
            <m:e>
              <m:r>
                <w:rPr>
                  <w:rFonts w:ascii="Cambria Math" w:hAnsi="Cambria Math"/>
                </w:rPr>
                <m:t>x</m:t>
              </m:r>
            </m:e>
          </m:d>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=ROT</m:t>
          </m:r>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x</m:t>
              </m:r>
            </m:e>
          </m:d>
          <m:r>
            <w:rPr>
              <w:rFonts w:ascii="Cambria Math" w:hAnsi="Cambria Math"/>
            </w:rPr>
            <m:t>⊕ROT</m:t>
          </m:r>
          <m:sSup>
            <m:sSupPr>
              <m:ctrlPr>
                <w:rPr>
                  <w:rFonts w:ascii="Cambria Math" w:hAnsi="Cambria Math"/>
                  <w:i/>
                </w:rPr>
              </m:ctrlPr>
            </m:sSupPr>
            <m:e>
              <m:r>
                <w:rPr>
                  <w:rFonts w:ascii="Cambria Math" w:hAnsi="Cambria Math"/>
                </w:rPr>
                <m:t>R</m:t>
              </m:r>
            </m:e>
            <m:sup>
              <m:r>
                <w:rPr>
                  <w:rFonts w:ascii="Cambria Math" w:hAnsi="Cambria Math"/>
                </w:rPr>
                <m:t>4</m:t>
              </m:r>
            </m:sup>
          </m:sSup>
          <m:d>
            <m:dPr>
              <m:ctrlPr>
                <w:rPr>
                  <w:rFonts w:ascii="Cambria Math" w:hAnsi="Cambria Math"/>
                  <w:i/>
                </w:rPr>
              </m:ctrlPr>
            </m:dPr>
            <m:e>
              <m:r>
                <w:rPr>
                  <w:rFonts w:ascii="Cambria Math" w:hAnsi="Cambria Math"/>
                </w:rPr>
                <m:t>x</m:t>
              </m:r>
            </m:e>
          </m:d>
          <m:r>
            <w:rPr>
              <w:rFonts w:ascii="Cambria Math" w:hAnsi="Cambria Math"/>
            </w:rPr>
            <m:t>⊕SH</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m:oMathPara>
    </w:p>
    <w:p w:rsidR="008C7A7F" w:rsidRPr="001323D3" w:rsidRDefault="008C7A7F" w:rsidP="0030725A">
      <w:pPr>
        <w:pStyle w:val="paragraph"/>
        <w:rPr>
          <w:rFonts w:ascii="Linux Libertine" w:eastAsiaTheme="majorEastAsia" w:hAnsi="Linux Libertine" w:cs="Linux Libertine"/>
        </w:rPr>
      </w:pPr>
      <w:r w:rsidRPr="001323D3">
        <w:rPr>
          <w:rFonts w:ascii="Linux Libertine" w:eastAsiaTheme="majorEastAsia" w:hAnsi="Linux Libertine" w:cs="Linux Libertine"/>
        </w:rPr>
        <w:t>It should be noted that each of these fu</w:t>
      </w:r>
      <w:r w:rsidR="00D86F3F" w:rsidRPr="001323D3">
        <w:rPr>
          <w:rFonts w:ascii="Linux Libertine" w:eastAsiaTheme="majorEastAsia" w:hAnsi="Linux Libertine" w:cs="Linux Libertine"/>
        </w:rPr>
        <w:t>nctions take</w:t>
      </w:r>
      <w:r w:rsidRPr="001323D3">
        <w:rPr>
          <w:rFonts w:ascii="Linux Libertine" w:eastAsiaTheme="majorEastAsia" w:hAnsi="Linux Libertine" w:cs="Linux Libertine"/>
        </w:rPr>
        <w:t xml:space="preserve"> </w:t>
      </w:r>
      <m:oMath>
        <m:r>
          <w:rPr>
            <w:rFonts w:ascii="Linux Libertine" w:eastAsiaTheme="majorEastAsia" w:hAnsi="Linux Libertine" w:cs="Linux Libertine"/>
          </w:rPr>
          <m:t>8</m:t>
        </m:r>
      </m:oMath>
      <w:r w:rsidRPr="001323D3">
        <w:rPr>
          <w:rFonts w:ascii="Linux Libertine" w:eastAsiaTheme="majorEastAsia" w:hAnsi="Linux Libertine" w:cs="Linux Libertine"/>
        </w:rPr>
        <w:t xml:space="preserve">-bit integers as input, and produce </w:t>
      </w:r>
      <m:oMath>
        <m:r>
          <w:rPr>
            <w:rFonts w:ascii="Linux Libertine" w:eastAsiaTheme="majorEastAsia" w:hAnsi="Linux Libertine" w:cs="Linux Libertine"/>
          </w:rPr>
          <m:t>8</m:t>
        </m:r>
      </m:oMath>
      <w:r w:rsidRPr="001323D3">
        <w:rPr>
          <w:rFonts w:ascii="Linux Libertine" w:eastAsiaTheme="majorEastAsia" w:hAnsi="Linux Libertine" w:cs="Linux Libertine"/>
        </w:rPr>
        <w:t>-bit integers</w:t>
      </w:r>
      <w:r w:rsidR="00D86F3F" w:rsidRPr="001323D3">
        <w:rPr>
          <w:rFonts w:ascii="Linux Libertine" w:eastAsiaTheme="majorEastAsia" w:hAnsi="Linux Libertine" w:cs="Linux Libertine"/>
        </w:rPr>
        <w:t xml:space="preserve"> as output</w:t>
      </w:r>
      <w:r w:rsidRPr="001323D3">
        <w:rPr>
          <w:rFonts w:ascii="Linux Libertine" w:eastAsiaTheme="majorEastAsia" w:hAnsi="Linux Libertine" w:cs="Linux Libertine"/>
        </w:rPr>
        <w:t xml:space="preserve">. </w:t>
      </w:r>
    </w:p>
    <w:p w:rsidR="00C9659F" w:rsidRDefault="00C9659F" w:rsidP="00C9659F">
      <w:pPr>
        <w:pStyle w:val="Heading3"/>
      </w:pPr>
      <w:bookmarkStart w:id="66" w:name="_Toc528019237"/>
      <w:r>
        <w:t>Message Padding</w:t>
      </w:r>
      <w:bookmarkEnd w:id="66"/>
    </w:p>
    <w:p w:rsidR="00063E83" w:rsidRDefault="00683379" w:rsidP="0030725A">
      <w:pPr>
        <w:pStyle w:val="paragraph"/>
        <w:rPr>
          <w:rFonts w:eastAsiaTheme="minorEastAsia"/>
        </w:rPr>
      </w:pPr>
      <w:r>
        <w:t>S</w:t>
      </w:r>
      <w:r w:rsidR="0030725A">
        <w:t>ince we are designing a Merkle</w:t>
      </w:r>
      <w:r w:rsidR="000A384E">
        <w:noBreakHyphen/>
      </w:r>
      <w:r w:rsidR="00303D02">
        <w:t>Damgård</w:t>
      </w:r>
      <w:r w:rsidR="0030725A">
        <w:t xml:space="preserve"> hash function, the message must be padded before it can be digested. In MAW32, </w:t>
      </w:r>
      <w:r w:rsidR="00063E83">
        <w:t xml:space="preserve">we define the </w:t>
      </w:r>
      <m:oMath>
        <m:r>
          <w:rPr>
            <w:rFonts w:ascii="Cambria Math" w:hAnsi="Cambria Math" w:cs="Linux Libertine"/>
          </w:rPr>
          <m:t>Pad</m:t>
        </m:r>
      </m:oMath>
      <w:r w:rsidR="00063E83">
        <w:rPr>
          <w:rFonts w:eastAsiaTheme="minorEastAsia"/>
        </w:rPr>
        <w:t xml:space="preserve"> function as follows:</w:t>
      </w:r>
    </w:p>
    <w:p w:rsidR="00063E83" w:rsidRDefault="00063E83" w:rsidP="0030725A">
      <w:pPr>
        <w:pStyle w:val="paragraph"/>
        <w:rPr>
          <w:rFonts w:eastAsiaTheme="minorEastAsia"/>
        </w:rPr>
      </w:pPr>
      <w:r>
        <w:rPr>
          <w:rFonts w:eastAsiaTheme="minorEastAsia"/>
        </w:rPr>
        <w:t>1) Append a single 1 bit to the end of the message</w:t>
      </w:r>
    </w:p>
    <w:p w:rsidR="00063E83" w:rsidRDefault="00063E83" w:rsidP="0030725A">
      <w:pPr>
        <w:pStyle w:val="paragraph"/>
        <w:rPr>
          <w:rFonts w:eastAsiaTheme="minorEastAsia"/>
        </w:rPr>
      </w:pPr>
      <w:r>
        <w:rPr>
          <w:rFonts w:eastAsiaTheme="minorEastAsia"/>
        </w:rPr>
        <w:t xml:space="preserve">2) Append </w:t>
      </w:r>
      <m:oMath>
        <m:r>
          <w:rPr>
            <w:rFonts w:ascii="Cambria Math" w:eastAsiaTheme="minorEastAsia" w:hAnsi="Cambria Math" w:cs="Linux Libertine"/>
          </w:rPr>
          <m:t>k</m:t>
        </m:r>
      </m:oMath>
      <w:r>
        <w:rPr>
          <w:rFonts w:eastAsiaTheme="minorEastAsia"/>
        </w:rPr>
        <w:t xml:space="preserve"> many </w:t>
      </w:r>
      <m:oMath>
        <m:r>
          <w:rPr>
            <w:rFonts w:ascii="Linux Libertine" w:eastAsiaTheme="minorEastAsia" w:hAnsi="Linux Libertine" w:cs="Linux Libertine"/>
          </w:rPr>
          <m:t>0</m:t>
        </m:r>
      </m:oMath>
      <w:r>
        <w:rPr>
          <w:rFonts w:eastAsiaTheme="minorEastAsia"/>
        </w:rPr>
        <w:t xml:space="preserve"> bits</w:t>
      </w:r>
    </w:p>
    <w:p w:rsidR="00063E83" w:rsidRDefault="00063E83" w:rsidP="0030725A">
      <w:pPr>
        <w:pStyle w:val="paragraph"/>
        <w:rPr>
          <w:rFonts w:eastAsiaTheme="minorEastAsia"/>
        </w:rPr>
      </w:pPr>
      <w:r>
        <w:rPr>
          <w:rFonts w:eastAsiaTheme="minorEastAsia"/>
        </w:rPr>
        <w:t>3) Append the length of the original message in bits as a 32-bit integer.</w:t>
      </w:r>
    </w:p>
    <w:p w:rsidR="001323D3" w:rsidRDefault="00063E83" w:rsidP="0030725A">
      <w:pPr>
        <w:pStyle w:val="paragraph"/>
        <w:rPr>
          <w:rFonts w:eastAsiaTheme="minorEastAsia"/>
        </w:rPr>
      </w:pPr>
      <w:r>
        <w:rPr>
          <w:rFonts w:eastAsiaTheme="minorEastAsia"/>
        </w:rPr>
        <w:t xml:space="preserve">Since the block size of MAW32 must divide the length of a padded message, one of the necessary conditions </w:t>
      </w:r>
      <w:r w:rsidR="001323D3">
        <w:rPr>
          <w:rFonts w:eastAsiaTheme="minorEastAsia"/>
        </w:rPr>
        <w:t>to</w:t>
      </w:r>
      <w:r>
        <w:rPr>
          <w:rFonts w:eastAsiaTheme="minorEastAsia"/>
        </w:rPr>
        <w:t xml:space="preserve"> use the Merkle-</w:t>
      </w:r>
      <w:r w:rsidR="001323D3">
        <w:rPr>
          <w:rFonts w:eastAsiaTheme="minorEastAsia"/>
        </w:rPr>
        <w:t>Damgård</w:t>
      </w:r>
      <w:r>
        <w:rPr>
          <w:rFonts w:eastAsiaTheme="minorEastAsia"/>
        </w:rPr>
        <w:t xml:space="preserve"> construction, we must have </w:t>
      </w:r>
      <m:oMath>
        <m:r>
          <w:rPr>
            <w:rFonts w:ascii="Cambria Math" w:eastAsiaTheme="minorEastAsia" w:hAnsi="Cambria Math" w:cs="Linux Libertine"/>
          </w:rPr>
          <m:t>k</m:t>
        </m:r>
      </m:oMath>
      <w:r>
        <w:rPr>
          <w:rFonts w:eastAsiaTheme="minorEastAsia"/>
        </w:rPr>
        <w:t xml:space="preserve"> being the smallest positive integer satisfying</w:t>
      </w:r>
      <w:r w:rsidR="0030725A">
        <w:rPr>
          <w:rFonts w:eastAsiaTheme="minorEastAsia"/>
        </w:rPr>
        <w:t xml:space="preserve"> </w:t>
      </w:r>
      <m:oMath>
        <m:r>
          <w:rPr>
            <w:rFonts w:ascii="Cambria Math" w:eastAsiaTheme="minorEastAsia" w:hAnsi="Cambria Math" w:cs="Linux Libertine"/>
          </w:rPr>
          <m:t>l+1+k≡32(</m:t>
        </m:r>
        <m:r>
          <m:rPr>
            <m:sty m:val="p"/>
          </m:rPr>
          <w:rPr>
            <w:rFonts w:ascii="Cambria Math" w:eastAsiaTheme="minorEastAsia" w:hAnsi="Cambria Math" w:cs="Linux Libertine"/>
          </w:rPr>
          <m:t>mod</m:t>
        </m:r>
        <m:r>
          <w:rPr>
            <w:rFonts w:ascii="Cambria Math" w:eastAsiaTheme="minorEastAsia" w:hAnsi="Cambria Math" w:cs="Linux Libertine"/>
          </w:rPr>
          <m:t xml:space="preserve"> 64)</m:t>
        </m:r>
      </m:oMath>
      <w:r>
        <w:rPr>
          <w:rFonts w:eastAsiaTheme="minorEastAsia"/>
        </w:rPr>
        <w:t xml:space="preserve">, where </w:t>
      </w:r>
      <m:oMath>
        <m:r>
          <w:rPr>
            <w:rFonts w:ascii="Cambria Math" w:eastAsiaTheme="minorEastAsia" w:hAnsi="Cambria Math" w:cs="Linux Libertine"/>
          </w:rPr>
          <m:t>l</m:t>
        </m:r>
      </m:oMath>
      <w:r>
        <w:rPr>
          <w:rFonts w:eastAsiaTheme="minorEastAsia"/>
        </w:rPr>
        <w:t xml:space="preserve"> is the length of the original message in bits. This naturally gives rise to two cases for how </w:t>
      </w:r>
      <m:oMath>
        <m:r>
          <w:rPr>
            <w:rFonts w:ascii="Cambria Math" w:eastAsiaTheme="minorEastAsia" w:hAnsi="Cambria Math" w:cs="Linux Libertine"/>
          </w:rPr>
          <m:t>Pad(M)</m:t>
        </m:r>
      </m:oMath>
      <w:r>
        <w:rPr>
          <w:rFonts w:eastAsiaTheme="minorEastAsia"/>
        </w:rPr>
        <w:t xml:space="preserve"> works:</w:t>
      </w:r>
    </w:p>
    <w:p w:rsidR="001323D3" w:rsidRDefault="001323D3">
      <w:pPr>
        <w:rPr>
          <w:rFonts w:eastAsiaTheme="minorEastAsia"/>
          <w:sz w:val="24"/>
        </w:rPr>
      </w:pPr>
      <w:r>
        <w:rPr>
          <w:rFonts w:eastAsiaTheme="minorEastAsia"/>
        </w:rPr>
        <w:br w:type="page"/>
      </w:r>
    </w:p>
    <w:p w:rsidR="0030725A" w:rsidRPr="0030725A" w:rsidRDefault="00063E83" w:rsidP="0030725A">
      <w:pPr>
        <w:pStyle w:val="paragraph"/>
        <w:numPr>
          <w:ilvl w:val="0"/>
          <w:numId w:val="17"/>
        </w:numPr>
      </w:pPr>
      <w:r>
        <w:rPr>
          <w:rFonts w:eastAsiaTheme="minorEastAsia"/>
        </w:rPr>
        <w:lastRenderedPageBreak/>
        <w:t>T</w:t>
      </w:r>
      <w:r w:rsidR="0030725A">
        <w:rPr>
          <w:rFonts w:eastAsiaTheme="minorEastAsia"/>
        </w:rPr>
        <w:t xml:space="preserve">he length of the message is </w:t>
      </w:r>
      <m:oMath>
        <m:r>
          <w:rPr>
            <w:rFonts w:ascii="Cambria Math" w:eastAsiaTheme="minorEastAsia" w:hAnsi="Cambria Math" w:cs="Linux Libertine"/>
          </w:rPr>
          <m:t>l≤31</m:t>
        </m:r>
      </m:oMath>
      <w:r w:rsidR="0030725A">
        <w:rPr>
          <w:rFonts w:eastAsiaTheme="minorEastAsia"/>
        </w:rPr>
        <w:t>, in which case the block can be mutated in</w:t>
      </w:r>
      <w:r w:rsidR="000A384E">
        <w:rPr>
          <w:rFonts w:eastAsiaTheme="minorEastAsia"/>
        </w:rPr>
        <w:noBreakHyphen/>
      </w:r>
      <w:r w:rsidR="0030725A">
        <w:rPr>
          <w:rFonts w:eastAsiaTheme="minorEastAsia"/>
        </w:rPr>
        <w:t xml:space="preserve">place, with </w:t>
      </w:r>
      <m:oMath>
        <m:r>
          <w:rPr>
            <w:rFonts w:ascii="Cambria Math" w:eastAsiaTheme="minorEastAsia" w:hAnsi="Cambria Math" w:cs="Linux Libertine"/>
          </w:rPr>
          <m:t>k=31-l</m:t>
        </m:r>
      </m:oMath>
      <w:r>
        <w:rPr>
          <w:rFonts w:eastAsiaTheme="minorEastAsia"/>
        </w:rPr>
        <w:t xml:space="preserve"> zeroes being appended to the original message.</w:t>
      </w:r>
    </w:p>
    <w:p w:rsidR="00063E83" w:rsidRPr="00063E83" w:rsidRDefault="0030725A" w:rsidP="00063E83">
      <w:pPr>
        <w:pStyle w:val="paragraph"/>
        <w:numPr>
          <w:ilvl w:val="0"/>
          <w:numId w:val="17"/>
        </w:numPr>
        <w:rPr>
          <w:rFonts w:ascii="Cambria Math" w:hAnsi="Cambria Math"/>
        </w:rPr>
      </w:pPr>
      <w:r>
        <w:rPr>
          <w:rFonts w:eastAsiaTheme="minorEastAsia"/>
        </w:rPr>
        <w:t xml:space="preserve">The length of the message is </w:t>
      </w:r>
      <m:oMath>
        <m:r>
          <w:rPr>
            <w:rFonts w:ascii="Cambria Math" w:eastAsiaTheme="minorEastAsia" w:hAnsi="Cambria Math" w:cs="Linux Libertine"/>
          </w:rPr>
          <m:t>l≥32</m:t>
        </m:r>
      </m:oMath>
      <w:r>
        <w:rPr>
          <w:rFonts w:eastAsiaTheme="minorEastAsia"/>
        </w:rPr>
        <w:t>, in which case another block must be appended. In this case,</w:t>
      </w:r>
      <w:r w:rsidR="00063E83">
        <w:rPr>
          <w:rFonts w:eastAsiaTheme="minorEastAsia"/>
        </w:rPr>
        <w:t xml:space="preserve"> we firstly append </w:t>
      </w:r>
      <m:oMath>
        <m:r>
          <w:rPr>
            <w:rFonts w:ascii="Cambria Math" w:eastAsiaTheme="minorEastAsia" w:hAnsi="Cambria Math" w:cs="Linux Libertine"/>
          </w:rPr>
          <m:t>64-l-1</m:t>
        </m:r>
      </m:oMath>
      <w:r w:rsidR="00063E83">
        <w:rPr>
          <w:rFonts w:eastAsiaTheme="minorEastAsia"/>
        </w:rPr>
        <w:t xml:space="preserve"> many zeroes to our first block, then construct another block with </w:t>
      </w:r>
      <m:oMath>
        <m:r>
          <w:rPr>
            <w:rFonts w:ascii="Cambria Math" w:eastAsiaTheme="minorEastAsia" w:hAnsi="Cambria Math" w:cs="Linux Libertine"/>
          </w:rPr>
          <m:t>32</m:t>
        </m:r>
      </m:oMath>
      <w:r w:rsidR="00063E83">
        <w:rPr>
          <w:rFonts w:eastAsiaTheme="minorEastAsia"/>
        </w:rPr>
        <w:t xml:space="preserve"> zeroes, and finally the length of the original message in bits. In total, this requires we append </w:t>
      </w:r>
      <m:oMath>
        <m:r>
          <w:rPr>
            <w:rFonts w:ascii="Cambria Math" w:eastAsiaTheme="minorEastAsia" w:hAnsi="Cambria Math" w:cs="Linux Libertine"/>
          </w:rPr>
          <m:t>k=</m:t>
        </m:r>
        <m:d>
          <m:dPr>
            <m:ctrlPr>
              <w:rPr>
                <w:rFonts w:ascii="Cambria Math" w:eastAsiaTheme="minorEastAsia" w:hAnsi="Cambria Math" w:cs="Linux Libertine"/>
                <w:i/>
              </w:rPr>
            </m:ctrlPr>
          </m:dPr>
          <m:e>
            <m:r>
              <w:rPr>
                <w:rFonts w:ascii="Cambria Math" w:eastAsiaTheme="minorEastAsia" w:hAnsi="Cambria Math" w:cs="Linux Libertine"/>
              </w:rPr>
              <m:t>64-l</m:t>
            </m:r>
          </m:e>
        </m:d>
        <m:r>
          <w:rPr>
            <w:rFonts w:ascii="Cambria Math" w:eastAsiaTheme="minorEastAsia" w:hAnsi="Cambria Math" w:cs="Linux Libertine"/>
          </w:rPr>
          <m:t>+33</m:t>
        </m:r>
      </m:oMath>
      <w:r w:rsidR="00063E83">
        <w:rPr>
          <w:rFonts w:eastAsiaTheme="minorEastAsia"/>
        </w:rPr>
        <w:t xml:space="preserve"> zero bits.</w:t>
      </w:r>
    </w:p>
    <w:p w:rsidR="00063E83" w:rsidRPr="006A1DEF" w:rsidRDefault="00063E83" w:rsidP="00063E83">
      <w:pPr>
        <w:pStyle w:val="paragraph"/>
        <w:rPr>
          <w:rFonts w:ascii="Cambria Math" w:hAnsi="Cambria Math"/>
        </w:rPr>
      </w:pPr>
      <w:r>
        <w:rPr>
          <w:rFonts w:ascii="Cambria Math" w:hAnsi="Cambria Math"/>
        </w:rPr>
        <w:t xml:space="preserve">After </w:t>
      </w:r>
      <w:r>
        <w:rPr>
          <w:rFonts w:eastAsiaTheme="minorEastAsia"/>
        </w:rPr>
        <w:t>padding has been performed, we can then break the message into 64</w:t>
      </w:r>
      <w:r>
        <w:rPr>
          <w:rFonts w:eastAsiaTheme="minorEastAsia"/>
        </w:rPr>
        <w:noBreakHyphen/>
        <w:t xml:space="preserve">bit blocks, each labelled </w:t>
      </w:r>
      <m:oMath>
        <m:sSup>
          <m:sSupPr>
            <m:ctrlPr>
              <w:rPr>
                <w:rFonts w:ascii="Cambria Math" w:eastAsiaTheme="minorEastAsia" w:hAnsi="Cambria Math" w:cs="Linux Libertine"/>
                <w:i/>
              </w:rPr>
            </m:ctrlPr>
          </m:sSupPr>
          <m:e>
            <m:r>
              <w:rPr>
                <w:rFonts w:ascii="Cambria Math" w:eastAsiaTheme="minorEastAsia" w:hAnsi="Cambria Math" w:cs="Linux Libertine"/>
              </w:rPr>
              <m:t>M</m:t>
            </m:r>
          </m:e>
          <m:sup>
            <m:r>
              <w:rPr>
                <w:rFonts w:ascii="Cambria Math" w:eastAsiaTheme="minorEastAsia" w:hAnsi="Cambria Math" w:cs="Linux Libertine"/>
              </w:rPr>
              <m:t>(i)</m:t>
            </m:r>
          </m:sup>
        </m:sSup>
      </m:oMath>
      <w:r>
        <w:rPr>
          <w:rFonts w:eastAsiaTheme="minorEastAsia"/>
        </w:rPr>
        <w:t xml:space="preserve">, </w:t>
      </w:r>
      <m:oMath>
        <m:r>
          <w:rPr>
            <w:rFonts w:ascii="Cambria Math" w:eastAsiaTheme="minorEastAsia" w:hAnsi="Cambria Math" w:cs="Linux Libertine"/>
          </w:rPr>
          <m:t>0≤i&lt;k</m:t>
        </m:r>
      </m:oMath>
      <w:r>
        <w:rPr>
          <w:rFonts w:eastAsiaTheme="minorEastAsia"/>
        </w:rPr>
        <w:t xml:space="preserve">. These will be used in conjunction with the initial value </w:t>
      </w:r>
      <m:oMath>
        <m:r>
          <w:rPr>
            <w:rFonts w:ascii="Cambria Math" w:eastAsiaTheme="minorEastAsia" w:hAnsi="Cambria Math" w:cs="Linux Libertine"/>
          </w:rPr>
          <m:t>IV=</m:t>
        </m:r>
        <m:sSup>
          <m:sSupPr>
            <m:ctrlPr>
              <w:rPr>
                <w:rFonts w:ascii="Cambria Math" w:eastAsiaTheme="minorEastAsia" w:hAnsi="Cambria Math" w:cs="Linux Libertine"/>
                <w:i/>
              </w:rPr>
            </m:ctrlPr>
          </m:sSupPr>
          <m:e>
            <m:r>
              <w:rPr>
                <w:rFonts w:ascii="Cambria Math" w:eastAsiaTheme="minorEastAsia" w:hAnsi="Cambria Math" w:cs="Linux Libertine"/>
              </w:rPr>
              <m:t>H</m:t>
            </m:r>
          </m:e>
          <m:sup>
            <m:r>
              <w:rPr>
                <w:rFonts w:ascii="Cambria Math" w:eastAsiaTheme="minorEastAsia" w:hAnsi="Cambria Math" w:cs="Linux Libertine"/>
              </w:rPr>
              <m:t>(0)</m:t>
            </m:r>
          </m:sup>
        </m:sSup>
      </m:oMath>
      <w:r>
        <w:rPr>
          <w:rFonts w:eastAsiaTheme="minorEastAsia"/>
        </w:rPr>
        <w:t xml:space="preserve"> in the compression function. Furthermore, each </w:t>
      </w:r>
      <m:oMath>
        <m:sSup>
          <m:sSupPr>
            <m:ctrlPr>
              <w:rPr>
                <w:rFonts w:ascii="Cambria Math" w:eastAsiaTheme="minorEastAsia" w:hAnsi="Cambria Math" w:cs="Linux Libertine"/>
                <w:i/>
              </w:rPr>
            </m:ctrlPr>
          </m:sSupPr>
          <m:e>
            <m:r>
              <w:rPr>
                <w:rFonts w:ascii="Cambria Math" w:eastAsiaTheme="minorEastAsia" w:hAnsi="Cambria Math" w:cs="Linux Libertine"/>
              </w:rPr>
              <m:t>M</m:t>
            </m:r>
          </m:e>
          <m:sup>
            <m:r>
              <w:rPr>
                <w:rFonts w:ascii="Cambria Math" w:eastAsiaTheme="minorEastAsia" w:hAnsi="Cambria Math" w:cs="Linux Libertine"/>
              </w:rPr>
              <m:t>(i)</m:t>
            </m:r>
          </m:sup>
        </m:sSup>
      </m:oMath>
      <w:r>
        <w:rPr>
          <w:rFonts w:eastAsiaTheme="minorEastAsia"/>
        </w:rPr>
        <w:t xml:space="preserve"> can be broken into 8-bit integers, </w:t>
      </w:r>
      <m:oMath>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0</m:t>
            </m:r>
          </m:sub>
          <m:sup>
            <m:d>
              <m:dPr>
                <m:ctrlPr>
                  <w:rPr>
                    <w:rFonts w:ascii="Cambria Math" w:eastAsiaTheme="minorEastAsia" w:hAnsi="Cambria Math" w:cs="Linux Libertine"/>
                    <w:i/>
                  </w:rPr>
                </m:ctrlPr>
              </m:dPr>
              <m:e>
                <m:r>
                  <w:rPr>
                    <w:rFonts w:ascii="Cambria Math" w:eastAsiaTheme="minorEastAsia" w:hAnsi="Cambria Math" w:cs="Linux Libertine"/>
                  </w:rPr>
                  <m:t>i</m:t>
                </m:r>
              </m:e>
            </m:d>
            <m:ctrlPr>
              <w:rPr>
                <w:rFonts w:ascii="Cambria Math" w:hAnsi="Cambria Math"/>
                <w:i/>
              </w:rPr>
            </m:ctrlPr>
          </m:sup>
        </m:sSubSup>
        <m:r>
          <w:rPr>
            <w:rFonts w:ascii="Cambria Math" w:eastAsiaTheme="minorEastAsia" w:hAnsi="Cambria Math"/>
          </w:rPr>
          <m:t xml:space="preserve">, …, </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7</m:t>
            </m:r>
          </m:sub>
          <m:sup>
            <m:r>
              <w:rPr>
                <w:rFonts w:ascii="Cambria Math" w:eastAsiaTheme="minorEastAsia" w:hAnsi="Cambria Math"/>
              </w:rPr>
              <m:t>(i)</m:t>
            </m:r>
          </m:sup>
        </m:sSubSup>
      </m:oMath>
      <w:r>
        <w:rPr>
          <w:rFonts w:eastAsiaTheme="minorEastAsia"/>
        </w:rPr>
        <w:t>.</w:t>
      </w:r>
    </w:p>
    <w:p w:rsidR="00C9659F" w:rsidRDefault="00C9659F" w:rsidP="00C9659F">
      <w:pPr>
        <w:pStyle w:val="Heading3"/>
      </w:pPr>
      <w:bookmarkStart w:id="67" w:name="_Toc528019238"/>
      <w:r>
        <w:t>Compression Function</w:t>
      </w:r>
      <w:bookmarkEnd w:id="67"/>
    </w:p>
    <w:p w:rsidR="0030725A" w:rsidRDefault="0030725A" w:rsidP="0030725A">
      <w:pPr>
        <w:pStyle w:val="paragraph"/>
        <w:rPr>
          <w:rFonts w:eastAsiaTheme="minorEastAsia"/>
        </w:rPr>
      </w:pPr>
      <w:r>
        <w:t xml:space="preserve">Let our message be given by </w:t>
      </w:r>
      <m:oMath>
        <m:sSup>
          <m:sSupPr>
            <m:ctrlPr>
              <w:rPr>
                <w:rFonts w:ascii="Cambria Math" w:hAnsi="Cambria Math" w:cs="Linux Libertine"/>
                <w:i/>
              </w:rPr>
            </m:ctrlPr>
          </m:sSupPr>
          <m:e>
            <m:r>
              <w:rPr>
                <w:rFonts w:ascii="Cambria Math" w:hAnsi="Cambria Math" w:cs="Linux Libertine"/>
              </w:rPr>
              <m:t>M</m:t>
            </m:r>
          </m:e>
          <m:sup>
            <m:r>
              <w:rPr>
                <w:rFonts w:ascii="Cambria Math" w:hAnsi="Cambria Math" w:cs="Linux Libertine"/>
              </w:rPr>
              <m:t>(i)</m:t>
            </m:r>
          </m:sup>
        </m:sSup>
      </m:oMath>
      <w:r>
        <w:rPr>
          <w:rFonts w:eastAsiaTheme="minorEastAsia"/>
        </w:rPr>
        <w:t>, which can be further divided into 8</w:t>
      </w:r>
      <w:r w:rsidR="000A384E">
        <w:rPr>
          <w:rFonts w:eastAsiaTheme="minorEastAsia"/>
        </w:rPr>
        <w:noBreakHyphen/>
      </w:r>
      <w:r>
        <w:rPr>
          <w:rFonts w:eastAsiaTheme="minorEastAsia"/>
        </w:rPr>
        <w:t xml:space="preserve">bit words, denoted </w:t>
      </w:r>
      <m:oMath>
        <m:sSubSup>
          <m:sSubSupPr>
            <m:ctrlPr>
              <w:rPr>
                <w:rFonts w:ascii="Cambria Math" w:eastAsiaTheme="minorEastAsia" w:hAnsi="Cambria Math" w:cs="Linux Libertine"/>
                <w:i/>
              </w:rPr>
            </m:ctrlPr>
          </m:sSubSupPr>
          <m:e>
            <m:r>
              <w:rPr>
                <w:rFonts w:ascii="Cambria Math" w:eastAsiaTheme="minorEastAsia" w:hAnsi="Cambria Math" w:cs="Linux Libertine"/>
              </w:rPr>
              <m:t>M</m:t>
            </m:r>
          </m:e>
          <m:sub>
            <m:r>
              <w:rPr>
                <w:rFonts w:ascii="Cambria Math" w:eastAsiaTheme="minorEastAsia" w:hAnsi="Cambria Math" w:cs="Linux Libertine"/>
              </w:rPr>
              <m:t>k</m:t>
            </m:r>
          </m:sub>
          <m:sup>
            <m:d>
              <m:dPr>
                <m:ctrlPr>
                  <w:rPr>
                    <w:rFonts w:ascii="Cambria Math" w:eastAsiaTheme="minorEastAsia" w:hAnsi="Cambria Math" w:cs="Linux Libertine"/>
                    <w:i/>
                  </w:rPr>
                </m:ctrlPr>
              </m:dPr>
              <m:e>
                <m:r>
                  <w:rPr>
                    <w:rFonts w:ascii="Cambria Math" w:eastAsiaTheme="minorEastAsia" w:hAnsi="Cambria Math" w:cs="Linux Libertine"/>
                  </w:rPr>
                  <m:t>i</m:t>
                </m:r>
              </m:e>
            </m:d>
            <m:ctrlPr>
              <w:rPr>
                <w:rFonts w:ascii="Cambria Math"/>
                <w:i/>
              </w:rPr>
            </m:ctrlPr>
          </m:sup>
        </m:sSubSup>
      </m:oMath>
      <w:r>
        <w:rPr>
          <w:rFonts w:eastAsiaTheme="minorEastAsia"/>
        </w:rPr>
        <w:t xml:space="preserve">, </w:t>
      </w:r>
      <m:oMath>
        <m:r>
          <w:rPr>
            <w:rFonts w:ascii="Linux Libertine" w:eastAsiaTheme="minorEastAsia" w:hAnsi="Linux Libertine" w:cs="Linux Libertine"/>
          </w:rPr>
          <m:t>0≤</m:t>
        </m:r>
        <m:r>
          <w:rPr>
            <w:rFonts w:ascii="Cambria Math" w:eastAsiaTheme="minorEastAsia" w:hAnsi="Cambria Math" w:cs="Linux Libertine"/>
          </w:rPr>
          <m:t>k&lt; 8</m:t>
        </m:r>
      </m:oMath>
      <w:r>
        <w:rPr>
          <w:rFonts w:eastAsiaTheme="minorEastAsia"/>
        </w:rPr>
        <w:t xml:space="preserve">. We define the message expansion, </w:t>
      </w:r>
      <m:oMath>
        <m:sSub>
          <m:sSubPr>
            <m:ctrlPr>
              <w:rPr>
                <w:rFonts w:ascii="Cambria Math" w:eastAsiaTheme="minorEastAsia" w:hAnsi="Cambria Math" w:cs="Linux Libertine"/>
                <w:i/>
              </w:rPr>
            </m:ctrlPr>
          </m:sSubPr>
          <m:e>
            <m:r>
              <w:rPr>
                <w:rFonts w:ascii="Cambria Math" w:eastAsiaTheme="minorEastAsia" w:hAnsi="Cambria Math" w:cs="Linux Libertine"/>
              </w:rPr>
              <m:t>W</m:t>
            </m:r>
          </m:e>
          <m:sub>
            <m:r>
              <w:rPr>
                <w:rFonts w:ascii="Cambria Math" w:eastAsiaTheme="minorEastAsia" w:hAnsi="Cambria Math" w:cs="Linux Libertine"/>
              </w:rPr>
              <m:t>t</m:t>
            </m:r>
          </m:sub>
        </m:sSub>
      </m:oMath>
      <w:r>
        <w:rPr>
          <w:rFonts w:eastAsiaTheme="minorEastAsia"/>
        </w:rPr>
        <w:t xml:space="preserve"> to be:</w:t>
      </w:r>
    </w:p>
    <w:p w:rsidR="0030725A" w:rsidRPr="00184577" w:rsidRDefault="008025B5" w:rsidP="0030725A">
      <w:pPr>
        <w:pStyle w:val="paragraph"/>
        <w:rPr>
          <w:rFonts w:ascii="Cambria Math" w:eastAsiaTheme="minorEastAsia" w:hAnsi="Cambria Math"/>
        </w:rPr>
      </w:pPr>
      <m:oMathPara>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t</m:t>
                      </m:r>
                    </m:sub>
                    <m:sup>
                      <m:r>
                        <w:rPr>
                          <w:rFonts w:ascii="Cambria Math" w:hAnsi="Cambria Math"/>
                        </w:rPr>
                        <m:t>(i)</m:t>
                      </m:r>
                    </m:sup>
                  </m:sSubSup>
                  <m:r>
                    <w:rPr>
                      <w:rFonts w:ascii="Cambria Math" w:hAnsi="Cambria Math"/>
                    </w:rPr>
                    <m:t xml:space="preserve">                                               :0≤t&lt;8</m:t>
                  </m:r>
                </m:e>
                <m:e>
                  <m:sSub>
                    <m:sSubPr>
                      <m:ctrlPr>
                        <w:ins w:id="68" w:author="Mitchell" w:date="2018-09-22T18:26:00Z">
                          <w:rPr>
                            <w:rFonts w:ascii="Cambria Math" w:hAnsi="Cambria Math"/>
                            <w:i/>
                          </w:rPr>
                        </w:ins>
                      </m:ctrlPr>
                    </m:sSubPr>
                    <m:e>
                      <m:r>
                        <w:rPr>
                          <w:rFonts w:ascii="Cambria Math" w:hAnsi="Cambria Math"/>
                        </w:rPr>
                        <m:t>σ</m:t>
                      </m:r>
                    </m:e>
                    <m:sub>
                      <m:r>
                        <w:rPr>
                          <w:rFonts w:ascii="Cambria Math" w:hAnsi="Cambria Math"/>
                        </w:rPr>
                        <m:t>0</m:t>
                      </m:r>
                    </m:sub>
                  </m:sSub>
                  <m:d>
                    <m:dPr>
                      <m:ctrlPr>
                        <w:ins w:id="69" w:author="Mitchell" w:date="2018-09-22T18:26:00Z">
                          <w:rPr>
                            <w:rFonts w:ascii="Cambria Math" w:hAnsi="Cambria Math"/>
                            <w:i/>
                          </w:rPr>
                        </w:ins>
                      </m:ctrlPr>
                    </m:dPr>
                    <m:e>
                      <m:sSub>
                        <m:sSubPr>
                          <m:ctrlPr>
                            <w:ins w:id="70" w:author="Mitchell" w:date="2018-09-22T18:26:00Z">
                              <w:rPr>
                                <w:rFonts w:ascii="Cambria Math" w:hAnsi="Cambria Math"/>
                                <w:i/>
                              </w:rPr>
                            </w:ins>
                          </m:ctrlPr>
                        </m:sSubPr>
                        <m:e>
                          <m:r>
                            <w:rPr>
                              <w:rFonts w:ascii="Cambria Math" w:hAnsi="Cambria Math"/>
                            </w:rPr>
                            <m:t>W</m:t>
                          </m:r>
                        </m:e>
                        <m:sub>
                          <m:r>
                            <w:rPr>
                              <w:rFonts w:ascii="Cambria Math" w:hAnsi="Cambria Math"/>
                            </w:rPr>
                            <m:t>t-3</m:t>
                          </m:r>
                        </m:sub>
                      </m:sSub>
                    </m:e>
                  </m:d>
                  <m:r>
                    <w:rPr>
                      <w:rFonts w:ascii="Cambria Math" w:hAnsi="Cambria Math"/>
                    </w:rPr>
                    <m:t>+</m:t>
                  </m:r>
                  <m:sSub>
                    <m:sSubPr>
                      <m:ctrlPr>
                        <w:ins w:id="71" w:author="Mitchell" w:date="2018-09-22T18:26:00Z">
                          <w:rPr>
                            <w:rFonts w:ascii="Cambria Math" w:hAnsi="Cambria Math"/>
                            <w:i/>
                          </w:rPr>
                        </w:ins>
                      </m:ctrlPr>
                    </m:sSubPr>
                    <m:e>
                      <m:r>
                        <w:rPr>
                          <w:rFonts w:ascii="Cambria Math" w:hAnsi="Cambria Math"/>
                        </w:rPr>
                        <m:t>W</m:t>
                      </m:r>
                    </m:e>
                    <m:sub>
                      <m:r>
                        <w:rPr>
                          <w:rFonts w:ascii="Cambria Math" w:hAnsi="Cambria Math"/>
                        </w:rPr>
                        <m:t>t-4</m:t>
                      </m:r>
                    </m:sub>
                  </m:sSub>
                  <m:r>
                    <w:rPr>
                      <w:rFonts w:ascii="Cambria Math" w:hAnsi="Cambria Math"/>
                    </w:rPr>
                    <m:t>+</m:t>
                  </m:r>
                  <m:sSub>
                    <m:sSubPr>
                      <m:ctrlPr>
                        <w:ins w:id="72" w:author="Mitchell" w:date="2018-09-22T18:26:00Z">
                          <w:rPr>
                            <w:rFonts w:ascii="Cambria Math" w:hAnsi="Cambria Math"/>
                            <w:i/>
                          </w:rPr>
                        </w:ins>
                      </m:ctrlPr>
                    </m:sSubPr>
                    <m:e>
                      <m:r>
                        <w:rPr>
                          <w:rFonts w:ascii="Cambria Math" w:hAnsi="Cambria Math"/>
                        </w:rPr>
                        <m:t>σ</m:t>
                      </m:r>
                    </m:e>
                    <m:sub>
                      <m:r>
                        <w:rPr>
                          <w:rFonts w:ascii="Cambria Math" w:hAnsi="Cambria Math"/>
                        </w:rPr>
                        <m:t>1</m:t>
                      </m:r>
                    </m:sub>
                  </m:sSub>
                  <m:r>
                    <w:rPr>
                      <w:rFonts w:ascii="Cambria Math" w:hAnsi="Cambria Math"/>
                    </w:rPr>
                    <m:t>(</m:t>
                  </m:r>
                  <m:sSub>
                    <m:sSubPr>
                      <m:ctrlPr>
                        <w:ins w:id="73" w:author="Mitchell" w:date="2018-09-22T18:26:00Z">
                          <w:rPr>
                            <w:rFonts w:ascii="Cambria Math" w:hAnsi="Cambria Math"/>
                            <w:i/>
                          </w:rPr>
                        </w:ins>
                      </m:ctrlPr>
                    </m:sSubPr>
                    <m:e>
                      <m:r>
                        <w:rPr>
                          <w:rFonts w:ascii="Cambria Math" w:hAnsi="Cambria Math"/>
                        </w:rPr>
                        <m:t>W</m:t>
                      </m:r>
                    </m:e>
                    <m:sub>
                      <m:r>
                        <w:rPr>
                          <w:rFonts w:ascii="Cambria Math" w:hAnsi="Cambria Math"/>
                        </w:rPr>
                        <m:t>t-8</m:t>
                      </m:r>
                    </m:sub>
                  </m:sSub>
                  <m:r>
                    <w:rPr>
                      <w:rFonts w:ascii="Cambria Math" w:hAnsi="Cambria Math"/>
                    </w:rPr>
                    <m:t>) :8≤t&lt;16</m:t>
                  </m:r>
                </m:e>
              </m:eqArr>
            </m:e>
          </m:d>
        </m:oMath>
      </m:oMathPara>
    </w:p>
    <w:p w:rsidR="0030725A" w:rsidRPr="009C24EB" w:rsidRDefault="0030725A" w:rsidP="0030725A">
      <w:pPr>
        <w:pStyle w:val="paragraph"/>
        <w:rPr>
          <w:rFonts w:eastAsiaTheme="minorEastAsia" w:cstheme="minorHAnsi"/>
        </w:rPr>
      </w:pPr>
      <w:r w:rsidRPr="009C24EB">
        <w:rPr>
          <w:rFonts w:cstheme="minorHAnsi"/>
        </w:rPr>
        <w:t xml:space="preserve">Define the working registers, </w:t>
      </w:r>
      <m:oMath>
        <m:r>
          <w:rPr>
            <w:rFonts w:ascii="Cambria Math" w:hAnsi="Cambria Math" w:cstheme="minorHAnsi"/>
          </w:rPr>
          <m:t>a, b, c, d</m:t>
        </m:r>
      </m:oMath>
      <w:r w:rsidRPr="009C24EB">
        <w:rPr>
          <w:rFonts w:eastAsiaTheme="minorEastAsia" w:cstheme="minorHAnsi"/>
        </w:rPr>
        <w:t xml:space="preserve">, to be the value of </w:t>
      </w:r>
      <m:oMath>
        <m:sSubSup>
          <m:sSubSupPr>
            <m:ctrlPr>
              <w:rPr>
                <w:rFonts w:ascii="Cambria Math" w:eastAsiaTheme="minorEastAsia" w:hAnsi="Cambria Math" w:cstheme="minorHAnsi"/>
                <w:i/>
              </w:rPr>
            </m:ctrlPr>
          </m:sSubSupPr>
          <m:e>
            <m:r>
              <w:rPr>
                <w:rFonts w:ascii="Cambria Math" w:eastAsiaTheme="minorEastAsia" w:hAnsi="Cambria Math" w:cstheme="minorHAnsi"/>
              </w:rPr>
              <m:t>H</m:t>
            </m:r>
          </m:e>
          <m:sub>
            <m:r>
              <w:rPr>
                <w:rFonts w:ascii="Cambria Math" w:eastAsiaTheme="minorEastAsia" w:hAnsi="Cambria Math" w:cstheme="minorHAnsi"/>
              </w:rPr>
              <m:t>0</m:t>
            </m:r>
          </m:sub>
          <m:sup>
            <m:d>
              <m:dPr>
                <m:ctrlPr>
                  <w:rPr>
                    <w:rFonts w:ascii="Cambria Math" w:eastAsiaTheme="minorEastAsia" w:hAnsi="Cambria Math" w:cstheme="minorHAnsi"/>
                    <w:i/>
                  </w:rPr>
                </m:ctrlPr>
              </m:dPr>
              <m:e>
                <m:r>
                  <w:rPr>
                    <w:rFonts w:ascii="Cambria Math" w:eastAsiaTheme="minorEastAsia" w:hAnsi="Cambria Math" w:cstheme="minorHAnsi"/>
                  </w:rPr>
                  <m:t>i</m:t>
                </m:r>
              </m:e>
            </m:d>
            <m:ctrlPr>
              <w:rPr>
                <w:rFonts w:ascii="Cambria Math" w:hAnsi="Cambria Math" w:cstheme="minorHAnsi"/>
                <w:i/>
              </w:rPr>
            </m:ctrlPr>
          </m:sup>
        </m:sSubSup>
        <m:r>
          <w:rPr>
            <w:rFonts w:ascii="Cambria Math" w:hAnsi="Cambria Math" w:cstheme="minorHAnsi"/>
          </w:rPr>
          <m:t xml:space="preserve">, </m:t>
        </m:r>
        <m:sSubSup>
          <m:sSubSupPr>
            <m:ctrlPr>
              <w:ins w:id="74" w:author="Mitchell" w:date="2018-09-22T18:27:00Z">
                <w:rPr>
                  <w:rFonts w:ascii="Cambria Math" w:hAnsi="Cambria Math" w:cstheme="minorHAnsi"/>
                  <w:i/>
                </w:rPr>
              </w:ins>
            </m:ctrlPr>
          </m:sSubSupPr>
          <m:e>
            <m:r>
              <w:rPr>
                <w:rFonts w:ascii="Cambria Math" w:hAnsi="Cambria Math" w:cstheme="minorHAnsi"/>
              </w:rPr>
              <m:t>H</m:t>
            </m:r>
          </m:e>
          <m:sub>
            <m:r>
              <w:rPr>
                <w:rFonts w:ascii="Cambria Math" w:hAnsi="Cambria Math" w:cstheme="minorHAnsi"/>
              </w:rPr>
              <m:t>1</m:t>
            </m:r>
          </m:sub>
          <m:sup>
            <m:r>
              <w:rPr>
                <w:rFonts w:ascii="Cambria Math" w:hAnsi="Cambria Math" w:cstheme="minorHAnsi"/>
              </w:rPr>
              <m:t>(i)</m:t>
            </m:r>
          </m:sup>
        </m:sSubSup>
        <m:r>
          <w:rPr>
            <w:rFonts w:ascii="Cambria Math" w:hAnsi="Cambria Math" w:cstheme="minorHAnsi"/>
          </w:rPr>
          <m:t xml:space="preserve">, </m:t>
        </m:r>
        <m:sSubSup>
          <m:sSubSupPr>
            <m:ctrlPr>
              <w:ins w:id="75" w:author="Mitchell" w:date="2018-09-22T18:27:00Z">
                <w:rPr>
                  <w:rFonts w:ascii="Cambria Math" w:hAnsi="Cambria Math" w:cstheme="minorHAnsi"/>
                  <w:i/>
                </w:rPr>
              </w:ins>
            </m:ctrlPr>
          </m:sSubSupPr>
          <m:e>
            <m:r>
              <w:rPr>
                <w:rFonts w:ascii="Cambria Math" w:hAnsi="Cambria Math" w:cstheme="minorHAnsi"/>
              </w:rPr>
              <m:t>H</m:t>
            </m:r>
          </m:e>
          <m:sub>
            <m:r>
              <w:rPr>
                <w:rFonts w:ascii="Cambria Math" w:hAnsi="Cambria Math" w:cstheme="minorHAnsi"/>
              </w:rPr>
              <m:t>2</m:t>
            </m:r>
          </m:sub>
          <m:sup>
            <m:r>
              <w:rPr>
                <w:rFonts w:ascii="Cambria Math" w:hAnsi="Cambria Math" w:cstheme="minorHAnsi"/>
              </w:rPr>
              <m:t>(i)</m:t>
            </m:r>
          </m:sup>
        </m:sSubSup>
        <m:r>
          <w:rPr>
            <w:rFonts w:ascii="Cambria Math" w:hAnsi="Cambria Math" w:cstheme="minorHAnsi"/>
          </w:rPr>
          <m:t xml:space="preserve">, </m:t>
        </m:r>
        <m:sSubSup>
          <m:sSubSupPr>
            <m:ctrlPr>
              <w:ins w:id="76" w:author="Mitchell" w:date="2018-09-22T18:27:00Z">
                <w:rPr>
                  <w:rFonts w:ascii="Cambria Math" w:hAnsi="Cambria Math" w:cstheme="minorHAnsi"/>
                  <w:i/>
                </w:rPr>
              </w:ins>
            </m:ctrlPr>
          </m:sSubSupPr>
          <m:e>
            <m:r>
              <w:rPr>
                <w:rFonts w:ascii="Cambria Math" w:hAnsi="Cambria Math" w:cstheme="minorHAnsi"/>
              </w:rPr>
              <m:t>H</m:t>
            </m:r>
          </m:e>
          <m:sub>
            <m:r>
              <w:rPr>
                <w:rFonts w:ascii="Cambria Math" w:hAnsi="Cambria Math" w:cstheme="minorHAnsi"/>
              </w:rPr>
              <m:t>3</m:t>
            </m:r>
          </m:sub>
          <m:sup>
            <m:r>
              <w:rPr>
                <w:rFonts w:ascii="Cambria Math" w:hAnsi="Cambria Math" w:cstheme="minorHAnsi"/>
              </w:rPr>
              <m:t>(i)</m:t>
            </m:r>
          </m:sup>
        </m:sSubSup>
      </m:oMath>
      <w:r w:rsidRPr="009C24EB">
        <w:rPr>
          <w:rFonts w:eastAsiaTheme="minorEastAsia" w:cstheme="minorHAnsi"/>
        </w:rPr>
        <w:t xml:space="preserve">, i.e. the result from the previous compression function call, or in the case of the first message, the value of </w:t>
      </w:r>
      <m:oMath>
        <m:r>
          <w:rPr>
            <w:rFonts w:ascii="Cambria Math" w:eastAsiaTheme="minorEastAsia" w:hAnsi="Cambria Math" w:cstheme="minorHAnsi"/>
          </w:rPr>
          <m:t>IV</m:t>
        </m:r>
      </m:oMath>
      <w:r w:rsidRPr="009C24EB">
        <w:rPr>
          <w:rFonts w:eastAsiaTheme="minorEastAsia" w:cstheme="minorHAnsi"/>
        </w:rPr>
        <w:t xml:space="preserve">. We then iterate through every </w:t>
      </w:r>
      <m:oMath>
        <m:r>
          <w:rPr>
            <w:rFonts w:ascii="Cambria Math" w:eastAsiaTheme="minorEastAsia" w:hAnsi="Cambria Math" w:cstheme="minorHAnsi"/>
          </w:rPr>
          <m:t>0≤t&lt;16</m:t>
        </m:r>
      </m:oMath>
      <w:r w:rsidRPr="009C24EB">
        <w:rPr>
          <w:rFonts w:eastAsiaTheme="minorEastAsia" w:cstheme="minorHAnsi"/>
        </w:rPr>
        <w:t>:</w:t>
      </w:r>
    </w:p>
    <w:p w:rsidR="0030725A" w:rsidRPr="003B3C20" w:rsidRDefault="0030725A" w:rsidP="0030725A">
      <w:pPr>
        <w:pStyle w:val="paragraph"/>
        <w:rPr>
          <w:rFonts w:ascii="Cambria Math" w:eastAsiaTheme="minorEastAsia" w:hAnsi="Cambria Math"/>
        </w:rPr>
      </w:pPr>
      <m:oMathPara>
        <m:oMath>
          <m:r>
            <w:rPr>
              <w:rFonts w:ascii="Cambria Math" w:hAnsi="Cambria Math"/>
            </w:rPr>
            <m:t xml:space="preserve">T1 </m:t>
          </m:r>
          <m:r>
            <w:rPr>
              <w:rFonts w:ascii="Cambria Math" w:eastAsiaTheme="minorEastAsia" w:hAnsi="Cambria Math"/>
            </w:rPr>
            <m:t>:=d+</m:t>
          </m:r>
          <m:sSub>
            <m:sSubPr>
              <m:ctrlPr>
                <w:ins w:id="77" w:author="Mitchell" w:date="2018-09-22T18:27:00Z">
                  <w:rPr>
                    <w:rFonts w:ascii="Cambria Math" w:eastAsiaTheme="minorEastAsia" w:hAnsi="Cambria Math"/>
                    <w:i/>
                  </w:rPr>
                </w:ins>
              </m:ctrlPr>
            </m:sSubPr>
            <m:e>
              <m:r>
                <w:rPr>
                  <w:rFonts w:ascii="Cambria Math" w:eastAsiaTheme="minorEastAsia" w:hAnsi="Cambria Math"/>
                </w:rPr>
                <m:t>σ</m:t>
              </m:r>
            </m:e>
            <m:sub>
              <m:r>
                <w:rPr>
                  <w:rFonts w:ascii="Cambria Math" w:eastAsiaTheme="minorEastAsia" w:hAnsi="Cambria Math"/>
                </w:rPr>
                <m:t>1</m:t>
              </m:r>
            </m:sub>
          </m:sSub>
          <m:d>
            <m:dPr>
              <m:ctrlPr>
                <w:ins w:id="78" w:author="Mitchell" w:date="2018-09-22T18:27:00Z">
                  <w:rPr>
                    <w:rFonts w:ascii="Cambria Math" w:eastAsiaTheme="minorEastAsia" w:hAnsi="Cambria Math"/>
                    <w:i/>
                  </w:rPr>
                </w:ins>
              </m:ctrlPr>
            </m:dPr>
            <m:e>
              <m:r>
                <w:rPr>
                  <w:rFonts w:ascii="Cambria Math" w:eastAsiaTheme="minorEastAsia" w:hAnsi="Cambria Math"/>
                </w:rPr>
                <m:t>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p"/>
            </m:rPr>
            <w:rPr>
              <w:rFonts w:ascii="Cambria Math" w:eastAsiaTheme="minorEastAsia" w:hAnsi="Cambria Math"/>
            </w: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ins w:id="79" w:author="Mitchell" w:date="2018-09-22T18:27:00Z">
                  <w:rPr>
                    <w:rFonts w:ascii="Cambria Math" w:hAnsi="Cambria Math"/>
                    <w:i/>
                  </w:rPr>
                </w:ins>
              </m:ctrlPr>
            </m:sSubPr>
            <m:e>
              <m:r>
                <w:rPr>
                  <w:rFonts w:ascii="Cambria Math" w:hAnsi="Cambria Math"/>
                </w:rPr>
                <m:t>σ</m:t>
              </m:r>
            </m:e>
            <m:sub>
              <m:r>
                <w:rPr>
                  <w:rFonts w:ascii="Cambria Math" w:hAnsi="Cambria Math"/>
                </w:rPr>
                <m:t>0</m:t>
              </m:r>
            </m:sub>
          </m:sSub>
          <m:r>
            <w:rPr>
              <w:rFonts w:ascii="Cambria Math" w:hAnsi="Cambria Math"/>
            </w:rPr>
            <m:t>(a)+Maj</m:t>
          </m:r>
          <m:d>
            <m:dPr>
              <m:ctrlPr>
                <w:rPr>
                  <w:rFonts w:ascii="Cambria Math" w:hAnsi="Cambria Math"/>
                  <w:i/>
                </w:rPr>
              </m:ctrlPr>
            </m:dPr>
            <m:e>
              <m:r>
                <w:rPr>
                  <w:rFonts w:ascii="Cambria Math" w:hAnsi="Cambria Math"/>
                </w:rPr>
                <m:t>a,b,c</m:t>
              </m:r>
            </m:e>
          </m:d>
          <m:r>
            <m:rPr>
              <m:sty m:val="p"/>
            </m:rPr>
            <w:rPr>
              <w:rFonts w:ascii="Cambria Math" w:hAnsi="Cambria Math"/>
            </w:rPr>
            <w:br/>
          </m:r>
        </m:oMath>
        <m:oMath>
          <m:r>
            <w:rPr>
              <w:rFonts w:ascii="Cambria Math" w:hAnsi="Cambria Math"/>
            </w:rPr>
            <m:t>d=c</m:t>
          </m:r>
          <m:r>
            <m:rPr>
              <m:sty m:val="p"/>
            </m:rPr>
            <w:rPr>
              <w:rFonts w:ascii="Cambria Math" w:hAnsi="Cambria Math"/>
            </w:rPr>
            <w:br/>
          </m:r>
        </m:oMath>
        <m:oMath>
          <m:r>
            <w:rPr>
              <w:rFonts w:ascii="Cambria Math" w:hAnsi="Cambria Math"/>
            </w:rPr>
            <m:t>c=b+</m:t>
          </m:r>
          <m:sSub>
            <m:sSubPr>
              <m:ctrlPr>
                <w:ins w:id="80" w:author="Mitchell" w:date="2018-09-22T18:28:00Z">
                  <w:rPr>
                    <w:rFonts w:ascii="Cambria Math" w:hAnsi="Cambria Math"/>
                    <w:i/>
                  </w:rPr>
                </w:ins>
              </m:ctrlPr>
            </m:sSubPr>
            <m:e>
              <m:r>
                <w:rPr>
                  <w:rFonts w:ascii="Cambria Math" w:hAnsi="Cambria Math"/>
                </w:rPr>
                <m:t>T</m:t>
              </m:r>
            </m:e>
            <m:sub>
              <m:r>
                <w:rPr>
                  <w:rFonts w:ascii="Cambria Math" w:hAnsi="Cambria Math"/>
                </w:rPr>
                <m:t>1</m:t>
              </m:r>
            </m:sub>
          </m:sSub>
          <m:r>
            <m:rPr>
              <m:sty m:val="p"/>
            </m:rPr>
            <w:rPr>
              <w:rFonts w:ascii="Cambria Math" w:hAnsi="Cambria Math"/>
            </w:rPr>
            <w:br/>
          </m:r>
        </m:oMath>
        <m:oMath>
          <m:r>
            <w:rPr>
              <w:rFonts w:ascii="Cambria Math" w:hAnsi="Cambria Math"/>
            </w:rPr>
            <m:t>b=a</m:t>
          </m:r>
          <m:r>
            <m:rPr>
              <m:sty m:val="p"/>
            </m:rPr>
            <w:rPr>
              <w:rFonts w:ascii="Cambria Math" w:hAnsi="Cambria Math"/>
            </w:rPr>
            <w:br/>
          </m:r>
        </m:oMath>
        <m:oMath>
          <m:r>
            <w:rPr>
              <w:rFonts w:ascii="Cambria Math" w:hAnsi="Cambria Math"/>
            </w:rPr>
            <m:t>a=</m:t>
          </m:r>
          <m:sSub>
            <m:sSubPr>
              <m:ctrlPr>
                <w:ins w:id="81" w:author="Mitchell" w:date="2018-09-22T18:28:00Z">
                  <w:rPr>
                    <w:rFonts w:ascii="Cambria Math" w:hAnsi="Cambria Math"/>
                    <w:i/>
                  </w:rPr>
                </w:ins>
              </m:ctrlPr>
            </m:sSubPr>
            <m:e>
              <m:r>
                <w:rPr>
                  <w:rFonts w:ascii="Cambria Math" w:hAnsi="Cambria Math"/>
                </w:rPr>
                <m:t>T</m:t>
              </m:r>
            </m:e>
            <m:sub>
              <m:r>
                <w:rPr>
                  <w:rFonts w:ascii="Cambria Math" w:hAnsi="Cambria Math"/>
                </w:rPr>
                <m:t>1</m:t>
              </m:r>
            </m:sub>
          </m:sSub>
          <m:r>
            <w:rPr>
              <w:rFonts w:ascii="Cambria Math" w:hAnsi="Cambria Math"/>
            </w:rPr>
            <m:t>+</m:t>
          </m:r>
          <m:sSub>
            <m:sSubPr>
              <m:ctrlPr>
                <w:ins w:id="82" w:author="Mitchell" w:date="2018-09-22T18:28:00Z">
                  <w:rPr>
                    <w:rFonts w:ascii="Cambria Math" w:hAnsi="Cambria Math"/>
                    <w:i/>
                  </w:rPr>
                </w:ins>
              </m:ctrlPr>
            </m:sSubPr>
            <m:e>
              <m:r>
                <w:rPr>
                  <w:rFonts w:ascii="Cambria Math" w:hAnsi="Cambria Math"/>
                </w:rPr>
                <m:t>T</m:t>
              </m:r>
            </m:e>
            <m:sub>
              <m:r>
                <w:rPr>
                  <w:rFonts w:ascii="Cambria Math" w:hAnsi="Cambria Math"/>
                </w:rPr>
                <m:t>2</m:t>
              </m:r>
            </m:sub>
          </m:sSub>
        </m:oMath>
      </m:oMathPara>
    </w:p>
    <w:p w:rsidR="00DA74D0" w:rsidRPr="009C24EB" w:rsidRDefault="0030725A" w:rsidP="0030725A">
      <w:pPr>
        <w:pStyle w:val="paragraph"/>
        <w:rPr>
          <w:rFonts w:eastAsiaTheme="minorEastAsia" w:cstheme="minorHAnsi"/>
        </w:rPr>
      </w:pPr>
      <w:r w:rsidRPr="009C24EB">
        <w:rPr>
          <w:rFonts w:eastAsiaTheme="minorEastAsia" w:cstheme="minorHAnsi"/>
        </w:rPr>
        <w:t>Finally, we update</w:t>
      </w:r>
      <w:r w:rsidR="00C77560" w:rsidRPr="009C24EB">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H</m:t>
            </m:r>
          </m:e>
          <m:sub>
            <m:r>
              <w:rPr>
                <w:rFonts w:ascii="Cambria Math" w:eastAsiaTheme="minorEastAsia" w:hAnsi="Cambria Math" w:cstheme="minorHAnsi"/>
              </w:rPr>
              <m:t>0</m:t>
            </m:r>
          </m:sub>
          <m:sup>
            <m:d>
              <m:dPr>
                <m:ctrlPr>
                  <w:rPr>
                    <w:rFonts w:ascii="Cambria Math" w:eastAsiaTheme="minorEastAsia" w:hAnsi="Cambria Math" w:cstheme="minorHAnsi"/>
                    <w:i/>
                  </w:rPr>
                </m:ctrlPr>
              </m:dPr>
              <m:e>
                <m:r>
                  <w:rPr>
                    <w:rFonts w:ascii="Cambria Math" w:eastAsiaTheme="minorEastAsia" w:hAnsi="Cambria Math" w:cstheme="minorHAnsi"/>
                  </w:rPr>
                  <m:t>i+1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H</m:t>
            </m:r>
          </m:e>
          <m:sub>
            <m:r>
              <w:rPr>
                <w:rFonts w:ascii="Cambria Math" w:eastAsiaTheme="minorEastAsia" w:hAnsi="Cambria Math" w:cstheme="minorHAnsi"/>
              </w:rPr>
              <m:t>0</m:t>
            </m:r>
          </m:sub>
          <m:sup>
            <m:d>
              <m:dPr>
                <m:ctrlPr>
                  <w:rPr>
                    <w:rFonts w:ascii="Cambria Math" w:eastAsiaTheme="minorEastAsia" w:hAnsi="Cambria Math" w:cstheme="minorHAnsi"/>
                    <w:i/>
                  </w:rPr>
                </m:ctrlPr>
              </m:dPr>
              <m:e>
                <m:r>
                  <w:rPr>
                    <w:rFonts w:ascii="Cambria Math" w:eastAsiaTheme="minorEastAsia" w:hAnsi="Cambria Math" w:cstheme="minorHAnsi"/>
                  </w:rPr>
                  <m:t>i</m:t>
                </m:r>
              </m:e>
            </m:d>
          </m:sup>
        </m:sSubSup>
        <m:r>
          <w:rPr>
            <w:rFonts w:ascii="Cambria Math" w:eastAsiaTheme="minorEastAsia" w:hAnsi="Cambria Math" w:cstheme="minorHAnsi"/>
          </w:rPr>
          <m:t xml:space="preserve">+a, …, </m:t>
        </m:r>
        <m:sSubSup>
          <m:sSubSupPr>
            <m:ctrlPr>
              <w:rPr>
                <w:rFonts w:ascii="Cambria Math" w:eastAsiaTheme="minorEastAsia" w:hAnsi="Cambria Math" w:cstheme="minorHAnsi"/>
                <w:i/>
              </w:rPr>
            </m:ctrlPr>
          </m:sSubSupPr>
          <m:e>
            <m:r>
              <w:rPr>
                <w:rFonts w:ascii="Cambria Math" w:eastAsiaTheme="minorEastAsia" w:hAnsi="Cambria Math" w:cstheme="minorHAnsi"/>
              </w:rPr>
              <m:t>H</m:t>
            </m:r>
          </m:e>
          <m:sub>
            <m:r>
              <w:rPr>
                <w:rFonts w:ascii="Cambria Math" w:eastAsiaTheme="minorEastAsia" w:hAnsi="Cambria Math" w:cstheme="minorHAnsi"/>
              </w:rPr>
              <m:t>3</m:t>
            </m:r>
          </m:sub>
          <m:sup>
            <m:d>
              <m:dPr>
                <m:ctrlPr>
                  <w:rPr>
                    <w:rFonts w:ascii="Cambria Math" w:eastAsiaTheme="minorEastAsia" w:hAnsi="Cambria Math" w:cstheme="minorHAnsi"/>
                    <w:i/>
                  </w:rPr>
                </m:ctrlPr>
              </m:dPr>
              <m:e>
                <m:r>
                  <w:rPr>
                    <w:rFonts w:ascii="Cambria Math" w:eastAsiaTheme="minorEastAsia" w:hAnsi="Cambria Math" w:cstheme="minorHAnsi"/>
                  </w:rPr>
                  <m:t>i+1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H</m:t>
            </m:r>
          </m:e>
          <m:sub>
            <m:r>
              <w:rPr>
                <w:rFonts w:ascii="Cambria Math" w:eastAsiaTheme="minorEastAsia" w:hAnsi="Cambria Math" w:cstheme="minorHAnsi"/>
              </w:rPr>
              <m:t>3</m:t>
            </m:r>
          </m:sub>
          <m:sup>
            <m:d>
              <m:dPr>
                <m:ctrlPr>
                  <w:rPr>
                    <w:rFonts w:ascii="Cambria Math" w:eastAsiaTheme="minorEastAsia" w:hAnsi="Cambria Math" w:cstheme="minorHAnsi"/>
                    <w:i/>
                  </w:rPr>
                </m:ctrlPr>
              </m:dPr>
              <m:e>
                <m:r>
                  <w:rPr>
                    <w:rFonts w:ascii="Cambria Math" w:eastAsiaTheme="minorEastAsia" w:hAnsi="Cambria Math" w:cstheme="minorHAnsi"/>
                  </w:rPr>
                  <m:t>i</m:t>
                </m:r>
              </m:e>
            </m:d>
          </m:sup>
        </m:sSubSup>
        <m:r>
          <w:rPr>
            <w:rFonts w:ascii="Cambria Math" w:eastAsiaTheme="minorEastAsia" w:hAnsi="Cambria Math" w:cstheme="minorHAnsi"/>
          </w:rPr>
          <m:t>+d</m:t>
        </m:r>
      </m:oMath>
      <w:r w:rsidR="00DA74D0" w:rsidRPr="009C24EB">
        <w:rPr>
          <w:rFonts w:eastAsiaTheme="minorEastAsia" w:cstheme="minorHAnsi"/>
        </w:rPr>
        <w:t>. A diagram of MAW32 is supplied below.</w:t>
      </w:r>
    </w:p>
    <w:p w:rsidR="0033020D" w:rsidRDefault="0033020D" w:rsidP="0030725A">
      <w:pPr>
        <w:pStyle w:val="paragraph"/>
        <w:rPr>
          <w:rFonts w:ascii="Cambria Math" w:eastAsiaTheme="minorEastAsia" w:hAnsi="Cambria Math"/>
        </w:rPr>
      </w:pPr>
    </w:p>
    <w:p w:rsidR="00BD3024" w:rsidRDefault="0033020D" w:rsidP="00BD3024">
      <w:pPr>
        <w:pStyle w:val="paragraph"/>
        <w:keepNext/>
      </w:pPr>
      <w:r>
        <w:rPr>
          <w:rFonts w:ascii="Cambria Math" w:eastAsiaTheme="minorEastAsia" w:hAnsi="Cambria Math"/>
          <w:noProof/>
        </w:rPr>
        <w:lastRenderedPageBreak/>
        <w:drawing>
          <wp:inline distT="0" distB="0" distL="0" distR="0">
            <wp:extent cx="5252407" cy="3999230"/>
            <wp:effectExtent l="0" t="0" r="5715" b="1270"/>
            <wp:docPr id="7" name="Picture 7" descr="D:\Uni\COMP520\report\assets\MAW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COMP520\report\assets\MAW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147" cy="4010453"/>
                    </a:xfrm>
                    <a:prstGeom prst="rect">
                      <a:avLst/>
                    </a:prstGeom>
                    <a:noFill/>
                    <a:ln>
                      <a:noFill/>
                    </a:ln>
                  </pic:spPr>
                </pic:pic>
              </a:graphicData>
            </a:graphic>
          </wp:inline>
        </w:drawing>
      </w:r>
    </w:p>
    <w:p w:rsidR="0033020D" w:rsidRDefault="00BD3024" w:rsidP="00BD3024">
      <w:pPr>
        <w:pStyle w:val="Caption"/>
        <w:jc w:val="both"/>
        <w:rPr>
          <w:rFonts w:ascii="Cambria Math" w:eastAsiaTheme="minorEastAsia" w:hAnsi="Cambria Math"/>
        </w:rPr>
      </w:pPr>
      <w:bookmarkStart w:id="83" w:name="_Toc528019281"/>
      <w:r>
        <w:t xml:space="preserve">Figure </w:t>
      </w:r>
      <w:r w:rsidR="008025B5">
        <w:fldChar w:fldCharType="begin"/>
      </w:r>
      <w:r w:rsidR="008025B5">
        <w:instrText xml:space="preserve"> SEQ Figure \* ARABIC </w:instrText>
      </w:r>
      <w:r w:rsidR="008025B5">
        <w:fldChar w:fldCharType="separate"/>
      </w:r>
      <w:r w:rsidR="00DC273F">
        <w:rPr>
          <w:noProof/>
        </w:rPr>
        <w:t>7</w:t>
      </w:r>
      <w:r w:rsidR="008025B5">
        <w:rPr>
          <w:noProof/>
        </w:rPr>
        <w:fldChar w:fldCharType="end"/>
      </w:r>
      <w:r>
        <w:t xml:space="preserve"> - Diagram of MAW32</w:t>
      </w:r>
      <w:bookmarkEnd w:id="83"/>
    </w:p>
    <w:p w:rsidR="00C9659F" w:rsidRDefault="00EF5B62" w:rsidP="00EF5B62">
      <w:pPr>
        <w:pStyle w:val="Heading2"/>
      </w:pPr>
      <w:bookmarkStart w:id="84" w:name="_Toc528019239"/>
      <w:r>
        <w:t>Trail Searching</w:t>
      </w:r>
      <w:bookmarkEnd w:id="84"/>
    </w:p>
    <w:p w:rsidR="00303D02" w:rsidRDefault="002348CD" w:rsidP="00303D02">
      <w:pPr>
        <w:pStyle w:val="paragraph"/>
      </w:pPr>
      <w:r>
        <w:t>Now that we know about the internal structure of both SHA</w:t>
      </w:r>
      <w:r w:rsidR="000A384E">
        <w:noBreakHyphen/>
      </w:r>
      <w:r>
        <w:t xml:space="preserve">2 and MAW32, how can we search for differential trails? </w:t>
      </w:r>
      <w:r w:rsidR="00662524">
        <w:t>There are three key parts to this: propagating an input difference through a component, propagating an input difference through the hash function itself, and finally selecting an input difference.</w:t>
      </w:r>
    </w:p>
    <w:p w:rsidR="00662524" w:rsidRDefault="00662524" w:rsidP="00662524">
      <w:pPr>
        <w:pStyle w:val="Heading3"/>
      </w:pPr>
      <w:bookmarkStart w:id="85" w:name="_Toc528019240"/>
      <w:r>
        <w:t>Propagating through a Component</w:t>
      </w:r>
      <w:bookmarkEnd w:id="85"/>
    </w:p>
    <w:p w:rsidR="00F15240" w:rsidRDefault="00F15240" w:rsidP="003062DA">
      <w:pPr>
        <w:pStyle w:val="paragraph"/>
      </w:pPr>
      <w:r>
        <w:t>As discussed in the background of differential cryptanalysis, the result of a propagation through a component is all possible output differences corresponding to an input difference through the component, along with their respective probabilities. First, we must discuss our choice of difference. In this project, we have opted to use XOR difference. This has the downside of not being very descriptive, but is much simpler to use, has a smaller memory footprint, and is overall easier to understand. In comparison, modular differences and generalized conditions on bits are very descriptive methods, but the way to propagate them efficiently through a component is less clear.</w:t>
      </w:r>
    </w:p>
    <w:p w:rsidR="00F15240" w:rsidRDefault="00F15240" w:rsidP="003062DA">
      <w:pPr>
        <w:pStyle w:val="paragraph"/>
        <w:rPr>
          <w:rFonts w:eastAsiaTheme="minorEastAsia"/>
        </w:rPr>
      </w:pPr>
      <w:r>
        <w:lastRenderedPageBreak/>
        <w:t>In MAW32 and SHA-2, there are two classes of components; linear and non</w:t>
      </w:r>
      <w:r>
        <w:noBreakHyphen/>
        <w:t xml:space="preserve">linear. We say a component is linear if it is a semigroup homomorphism on </w:t>
      </w:r>
      <m:oMath>
        <m:r>
          <m:rPr>
            <m:scr m:val="double-struck"/>
          </m:rPr>
          <w:rPr>
            <w:rFonts w:ascii="Cambria Math" w:hAnsi="Cambria Math" w:cs="Linux Libertine"/>
          </w:rPr>
          <m:t>(Z,⊕)</m:t>
        </m:r>
      </m:oMath>
      <w:r>
        <w:t xml:space="preserve">; specifically, if </w:t>
      </w:r>
      <m:oMath>
        <m:r>
          <w:rPr>
            <w:rFonts w:ascii="Cambria Math" w:hAnsi="Cambria Math" w:cs="Linux Libertine"/>
          </w:rPr>
          <m:t>f</m:t>
        </m:r>
      </m:oMath>
      <w:r>
        <w:rPr>
          <w:rFonts w:eastAsiaTheme="minorEastAsia"/>
        </w:rPr>
        <w:t xml:space="preserve"> is our component, then </w:t>
      </w:r>
      <m:oMath>
        <m:r>
          <w:rPr>
            <w:rFonts w:ascii="Cambria Math" w:eastAsiaTheme="minorEastAsia" w:hAnsi="Cambria Math" w:cs="Linux Libertine"/>
          </w:rPr>
          <m:t>∀x, y∈</m:t>
        </m:r>
        <m:r>
          <m:rPr>
            <m:scr m:val="double-struck"/>
          </m:rPr>
          <w:rPr>
            <w:rFonts w:ascii="Cambria Math" w:hAnsi="Cambria Math" w:cs="Linux Libertine"/>
          </w:rPr>
          <m:t xml:space="preserve">Z,  </m:t>
        </m:r>
        <m:r>
          <w:rPr>
            <w:rFonts w:ascii="Cambria Math" w:hAnsi="Cambria Math" w:cs="Linux Libertine"/>
          </w:rPr>
          <m:t>f</m:t>
        </m:r>
        <m:d>
          <m:dPr>
            <m:ctrlPr>
              <w:rPr>
                <w:rFonts w:ascii="Cambria Math" w:hAnsi="Cambria Math" w:cs="Linux Libertine"/>
                <w:i/>
              </w:rPr>
            </m:ctrlPr>
          </m:dPr>
          <m:e>
            <m:r>
              <w:rPr>
                <w:rFonts w:ascii="Cambria Math" w:hAnsi="Cambria Math" w:cs="Linux Libertine"/>
              </w:rPr>
              <m:t>x⊕y</m:t>
            </m:r>
          </m:e>
        </m:d>
        <m:r>
          <w:rPr>
            <w:rFonts w:ascii="Cambria Math" w:hAnsi="Cambria Math" w:cs="Linux Libertine"/>
          </w:rPr>
          <m:t>=f</m:t>
        </m:r>
        <m:d>
          <m:dPr>
            <m:ctrlPr>
              <w:rPr>
                <w:rFonts w:ascii="Cambria Math" w:hAnsi="Cambria Math" w:cs="Linux Libertine"/>
                <w:i/>
              </w:rPr>
            </m:ctrlPr>
          </m:dPr>
          <m:e>
            <m:r>
              <w:rPr>
                <w:rFonts w:ascii="Cambria Math" w:hAnsi="Cambria Math" w:cs="Linux Libertine"/>
              </w:rPr>
              <m:t>x</m:t>
            </m:r>
          </m:e>
        </m:d>
        <m:r>
          <w:rPr>
            <w:rFonts w:ascii="Cambria Math" w:hAnsi="Cambria Math" w:cs="Linux Libertine"/>
          </w:rPr>
          <m:t>⊕f(y)</m:t>
        </m:r>
      </m:oMath>
      <w:r>
        <w:rPr>
          <w:rFonts w:eastAsiaTheme="minorEastAsia"/>
        </w:rPr>
        <w:t xml:space="preserve">. Now, for XOR, to propagate an input difference </w:t>
      </w:r>
      <m:oMath>
        <m:r>
          <m:rPr>
            <m:sty m:val="p"/>
          </m:rPr>
          <w:rPr>
            <w:rFonts w:ascii="Linux Libertine" w:eastAsiaTheme="minorEastAsia" w:hAnsi="Linux Libertine" w:cs="Linux Libertine"/>
          </w:rPr>
          <m:t>Δ</m:t>
        </m:r>
      </m:oMath>
      <w:r>
        <w:rPr>
          <w:rFonts w:eastAsiaTheme="minorEastAsia"/>
        </w:rPr>
        <w:t xml:space="preserve"> through </w:t>
      </w:r>
      <m:oMath>
        <m:r>
          <w:rPr>
            <w:rFonts w:ascii="Cambria Math" w:eastAsiaTheme="minorEastAsia" w:hAnsi="Cambria Math" w:cs="Linux Libertine"/>
          </w:rPr>
          <m:t>f</m:t>
        </m:r>
      </m:oMath>
      <w:r>
        <w:rPr>
          <w:rFonts w:eastAsiaTheme="minorEastAsia"/>
        </w:rPr>
        <w:t xml:space="preserve">, we compute </w:t>
      </w:r>
      <m:oMath>
        <m:r>
          <w:rPr>
            <w:rFonts w:ascii="Cambria Math" w:eastAsiaTheme="minorEastAsia" w:hAnsi="Cambria Math"/>
          </w:rPr>
          <m:t>∀x∈</m:t>
        </m:r>
        <m:r>
          <m:rPr>
            <m:scr m:val="double-struck"/>
          </m:rPr>
          <w:rPr>
            <w:rFonts w:ascii="Cambria Math" w:hAnsi="Cambria Math" w:cs="Linux Libertine"/>
          </w:rPr>
          <m:t xml:space="preserve">Z,  </m:t>
        </m:r>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r>
              <m:rPr>
                <m:sty m:val="p"/>
              </m:rPr>
              <w:rPr>
                <w:rFonts w:ascii="Cambria Math" w:eastAsiaTheme="minorEastAsia" w:hAnsi="Cambria Math" w:cs="Linux Libertine"/>
              </w:rPr>
              <m:t>Δ</m:t>
            </m:r>
          </m:e>
        </m:d>
        <m:r>
          <w:rPr>
            <w:rFonts w:ascii="Cambria Math" w:eastAsiaTheme="minorEastAsia" w:hAnsi="Cambria Math" w:cs="Linux Libertine"/>
          </w:rPr>
          <m:t>⊕f(x)</m:t>
        </m:r>
      </m:oMath>
      <w:r>
        <w:rPr>
          <w:rFonts w:eastAsiaTheme="minorEastAsia"/>
        </w:rPr>
        <w:t xml:space="preserve">, but </w:t>
      </w:r>
      <m:oMath>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r>
              <m:rPr>
                <m:sty m:val="p"/>
              </m:rPr>
              <w:rPr>
                <w:rFonts w:ascii="Cambria Math" w:eastAsiaTheme="minorEastAsia" w:hAnsi="Cambria Math" w:cs="Linux Libertine"/>
              </w:rPr>
              <m:t>Δ</m:t>
            </m:r>
          </m:e>
        </m:d>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⊕f</m:t>
        </m:r>
        <m:d>
          <m:dPr>
            <m:ctrlPr>
              <w:rPr>
                <w:rFonts w:ascii="Cambria Math" w:eastAsiaTheme="minorEastAsia" w:hAnsi="Cambria Math" w:cs="Linux Libertine"/>
                <w:i/>
              </w:rPr>
            </m:ctrlPr>
          </m:dPr>
          <m:e>
            <m:r>
              <m:rPr>
                <m:sty m:val="p"/>
              </m:rPr>
              <w:rPr>
                <w:rFonts w:ascii="Cambria Math" w:eastAsiaTheme="minorEastAsia" w:hAnsi="Cambria Math" w:cs="Linux Libertine"/>
              </w:rPr>
              <m:t>Δ</m:t>
            </m:r>
          </m:e>
        </m:d>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=f</m:t>
        </m:r>
        <m:d>
          <m:dPr>
            <m:ctrlPr>
              <w:rPr>
                <w:rFonts w:ascii="Cambria Math" w:eastAsiaTheme="minorEastAsia" w:hAnsi="Cambria Math" w:cs="Linux Libertine"/>
                <w:i/>
              </w:rPr>
            </m:ctrlPr>
          </m:dPr>
          <m:e>
            <m:r>
              <m:rPr>
                <m:sty m:val="p"/>
              </m:rPr>
              <w:rPr>
                <w:rFonts w:ascii="Cambria Math" w:eastAsiaTheme="minorEastAsia" w:hAnsi="Cambria Math" w:cs="Linux Libertine"/>
              </w:rPr>
              <m:t>Δ</m:t>
            </m:r>
          </m:e>
        </m:d>
      </m:oMath>
      <w:r>
        <w:rPr>
          <w:rFonts w:eastAsiaTheme="minorEastAsia"/>
        </w:rPr>
        <w:t xml:space="preserve"> is constant. Hence if a component is linear, propagation can be done in </w:t>
      </w:r>
      <m:oMath>
        <m:r>
          <w:rPr>
            <w:rFonts w:ascii="Cambria Math" w:eastAsiaTheme="minorEastAsia" w:hAnsi="Cambria Math" w:cs="Linux Libertine"/>
          </w:rPr>
          <m:t>O(1)</m:t>
        </m:r>
      </m:oMath>
      <w:r w:rsidR="00C80679">
        <w:rPr>
          <w:rFonts w:eastAsiaTheme="minorEastAsia"/>
        </w:rPr>
        <w:t xml:space="preserve"> </w:t>
      </w:r>
      <w:r>
        <w:rPr>
          <w:rFonts w:eastAsiaTheme="minorEastAsia"/>
        </w:rPr>
        <w:t>time. An example of such functions are the</w:t>
      </w:r>
      <w:r w:rsidR="00437D98">
        <w:rPr>
          <w:rFonts w:eastAsiaTheme="minorEastAsia"/>
        </w:rPr>
        <w:t xml:space="preserve"> </w:t>
      </w:r>
      <m:oMath>
        <m:r>
          <w:rPr>
            <w:rFonts w:ascii="Cambria Math" w:eastAsiaTheme="minorEastAsia" w:hAnsi="Cambria Math" w:cs="Cambria Math"/>
          </w:rPr>
          <m:t>σ</m:t>
        </m:r>
      </m:oMath>
      <w:r w:rsidR="00437D98">
        <w:rPr>
          <w:rFonts w:eastAsiaTheme="minorEastAsia"/>
        </w:rPr>
        <w:t xml:space="preserve"> and</w:t>
      </w:r>
      <w:r>
        <w:rPr>
          <w:rFonts w:eastAsiaTheme="minorEastAsia"/>
        </w:rPr>
        <w:t xml:space="preserve"> </w:t>
      </w:r>
      <m:oMath>
        <m:r>
          <m:rPr>
            <m:sty m:val="p"/>
          </m:rPr>
          <w:rPr>
            <w:rFonts w:ascii="Linux Libertine" w:eastAsiaTheme="minorEastAsia" w:hAnsi="Linux Libertine" w:cs="Linux Libertine"/>
          </w:rPr>
          <m:t>Σ</m:t>
        </m:r>
      </m:oMath>
      <w:r>
        <w:rPr>
          <w:rFonts w:eastAsiaTheme="minorEastAsia"/>
        </w:rPr>
        <w:t xml:space="preserve"> functions in SHA-2 and the </w:t>
      </w:r>
      <m:oMath>
        <m:r>
          <w:rPr>
            <w:rFonts w:ascii="Cambria Math" w:eastAsiaTheme="minorEastAsia" w:hAnsi="Cambria Math" w:cs="Cambria Math"/>
          </w:rPr>
          <m:t>σ</m:t>
        </m:r>
      </m:oMath>
      <w:r>
        <w:rPr>
          <w:rFonts w:eastAsiaTheme="minorEastAsia"/>
        </w:rPr>
        <w:t xml:space="preserve"> functions in MAW32.</w:t>
      </w:r>
    </w:p>
    <w:p w:rsidR="00F15240" w:rsidRPr="001B520A" w:rsidRDefault="00F15240" w:rsidP="003062DA">
      <w:pPr>
        <w:pStyle w:val="paragraph"/>
        <w:rPr>
          <w:rFonts w:ascii="Cambria Math" w:eastAsiaTheme="minorEastAsia" w:hAnsi="Cambria Math"/>
        </w:rPr>
      </w:pPr>
      <w:r>
        <w:rPr>
          <w:rFonts w:eastAsiaTheme="minorEastAsia"/>
        </w:rPr>
        <w:t>A non-linear component does not have this property however. A simple example is modular addition; below, we have sh</w:t>
      </w:r>
      <w:r w:rsidR="006F02BD">
        <w:rPr>
          <w:rFonts w:eastAsiaTheme="minorEastAsia"/>
        </w:rPr>
        <w:t xml:space="preserve">own the results of addition </w:t>
      </w:r>
      <m:oMath>
        <m:r>
          <m:rPr>
            <m:sty m:val="p"/>
          </m:rPr>
          <w:rPr>
            <w:rFonts w:ascii="Cambria Math" w:eastAsiaTheme="minorEastAsia" w:hAnsi="Cambria Math" w:cs="Linux Libertine"/>
          </w:rPr>
          <m:t xml:space="preserve">mod </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3</m:t>
            </m:r>
          </m:sup>
        </m:sSup>
      </m:oMath>
      <w:r>
        <w:rPr>
          <w:rFonts w:eastAsiaTheme="minorEastAsia"/>
        </w:rPr>
        <w:t xml:space="preserve"> with a fixed input difference </w:t>
      </w:r>
      <m:oMath>
        <m:r>
          <m:rPr>
            <m:sty m:val="p"/>
          </m:rPr>
          <w:rPr>
            <w:rFonts w:ascii="Linux Libertine" w:eastAsiaTheme="minorEastAsia" w:hAnsi="Linux Libertine" w:cs="Linux Libertine"/>
          </w:rPr>
          <m:t>Δ=(3,4)</m:t>
        </m:r>
      </m:oMath>
      <w:r w:rsidR="001B520A">
        <w:rPr>
          <w:rFonts w:eastAsiaTheme="minorEastAsia"/>
        </w:rPr>
        <w:t xml:space="preserve">. In two variables, our propagation would be </w:t>
      </w:r>
      <m:oMath>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r>
              <m:rPr>
                <m:sty m:val="p"/>
              </m:rPr>
              <w:rPr>
                <w:rFonts w:ascii="Cambria Math" w:eastAsiaTheme="minorEastAsia" w:hAnsi="Cambria Math" w:cs="Linux Libertine"/>
              </w:rPr>
              <m:t>Δ</m:t>
            </m:r>
          </m:e>
        </m:d>
        <m:r>
          <w:rPr>
            <w:rFonts w:ascii="Cambria Math" w:eastAsiaTheme="minorEastAsia" w:hAnsi="Cambria Math" w:cs="Linux Libertine"/>
          </w:rPr>
          <m:t>⊕f</m:t>
        </m:r>
        <m:d>
          <m:dPr>
            <m:ctrlPr>
              <w:rPr>
                <w:rFonts w:ascii="Cambria Math" w:eastAsiaTheme="minorEastAsia" w:hAnsi="Cambria Math" w:cs="Linux Libertine"/>
                <w:i/>
              </w:rPr>
            </m:ctrlPr>
          </m:dPr>
          <m:e>
            <m:r>
              <w:rPr>
                <w:rFonts w:ascii="Cambria Math" w:eastAsiaTheme="minorEastAsia" w:hAnsi="Cambria Math" w:cs="Linux Libertine"/>
              </w:rPr>
              <m:t>x</m:t>
            </m:r>
          </m:e>
        </m:d>
        <m:r>
          <w:rPr>
            <w:rFonts w:ascii="Cambria Math" w:eastAsiaTheme="minorEastAsia" w:hAnsi="Cambria Math" w:cs="Linux Libertine"/>
          </w:rPr>
          <m:t>=</m:t>
        </m:r>
        <m:d>
          <m:dPr>
            <m:ctrlPr>
              <w:rPr>
                <w:rFonts w:ascii="Cambria Math" w:eastAsiaTheme="minorEastAsia" w:hAnsi="Cambria Math" w:cs="Linux Libertine"/>
                <w:i/>
              </w:rPr>
            </m:ctrlPr>
          </m:dPr>
          <m:e>
            <m:d>
              <m:dPr>
                <m:ctrlPr>
                  <w:rPr>
                    <w:rFonts w:ascii="Cambria Math" w:eastAsiaTheme="minorEastAsia" w:hAnsi="Cambria Math" w:cs="Linux Libertine"/>
                    <w:i/>
                  </w:rPr>
                </m:ctrlPr>
              </m:dPr>
              <m:e>
                <m:r>
                  <w:rPr>
                    <w:rFonts w:ascii="Cambria Math" w:eastAsiaTheme="minorEastAsia" w:hAnsi="Cambria Math" w:cs="Linux Libertine"/>
                  </w:rPr>
                  <m:t>x⊕</m:t>
                </m:r>
                <m:sSub>
                  <m:sSubPr>
                    <m:ctrlPr>
                      <w:rPr>
                        <w:rFonts w:ascii="Cambria Math" w:eastAsiaTheme="minorEastAsia" w:hAnsi="Cambria Math" w:cs="Linux Libertine"/>
                        <w:i/>
                      </w:rPr>
                    </m:ctrlPr>
                  </m:sSubPr>
                  <m:e>
                    <m:r>
                      <m:rPr>
                        <m:sty m:val="p"/>
                      </m:rPr>
                      <w:rPr>
                        <w:rFonts w:ascii="Cambria Math" w:eastAsiaTheme="minorEastAsia" w:hAnsi="Cambria Math" w:cs="Linux Libertine"/>
                      </w:rPr>
                      <m:t>Δ</m:t>
                    </m:r>
                  </m:e>
                  <m:sub>
                    <m:r>
                      <w:rPr>
                        <w:rFonts w:ascii="Cambria Math" w:eastAsiaTheme="minorEastAsia" w:hAnsi="Cambria Math" w:cs="Linux Libertine"/>
                      </w:rPr>
                      <m:t>x</m:t>
                    </m:r>
                  </m:sub>
                </m:sSub>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y⊕</m:t>
                </m:r>
                <m:sSub>
                  <m:sSubPr>
                    <m:ctrlPr>
                      <w:rPr>
                        <w:rFonts w:ascii="Cambria Math" w:eastAsiaTheme="minorEastAsia" w:hAnsi="Cambria Math" w:cs="Linux Libertine"/>
                        <w:i/>
                      </w:rPr>
                    </m:ctrlPr>
                  </m:sSubPr>
                  <m:e>
                    <m:r>
                      <m:rPr>
                        <m:sty m:val="p"/>
                      </m:rPr>
                      <w:rPr>
                        <w:rFonts w:ascii="Cambria Math" w:eastAsiaTheme="minorEastAsia" w:hAnsi="Cambria Math" w:cs="Linux Libertine"/>
                      </w:rPr>
                      <m:t>Δ</m:t>
                    </m:r>
                  </m:e>
                  <m:sub>
                    <m:r>
                      <w:rPr>
                        <w:rFonts w:ascii="Cambria Math" w:eastAsiaTheme="minorEastAsia" w:hAnsi="Cambria Math" w:cs="Linux Libertine"/>
                      </w:rPr>
                      <m:t>y</m:t>
                    </m:r>
                  </m:sub>
                </m:sSub>
              </m:e>
            </m:d>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x+y</m:t>
            </m:r>
          </m:e>
        </m:d>
        <m:r>
          <w:rPr>
            <w:rFonts w:ascii="Cambria Math" w:eastAsiaTheme="minorEastAsia" w:hAnsi="Cambria Math" w:cs="Linux Libertine"/>
          </w:rPr>
          <m:t>=</m:t>
        </m:r>
        <m:d>
          <m:dPr>
            <m:ctrlPr>
              <w:rPr>
                <w:rFonts w:ascii="Cambria Math" w:eastAsiaTheme="minorEastAsia" w:hAnsi="Cambria Math" w:cs="Linux Libertine"/>
                <w:i/>
              </w:rPr>
            </m:ctrlPr>
          </m:dPr>
          <m:e>
            <m:d>
              <m:dPr>
                <m:ctrlPr>
                  <w:rPr>
                    <w:rFonts w:ascii="Cambria Math" w:eastAsiaTheme="minorEastAsia" w:hAnsi="Cambria Math" w:cs="Linux Libertine"/>
                    <w:i/>
                  </w:rPr>
                </m:ctrlPr>
              </m:dPr>
              <m:e>
                <m:r>
                  <w:rPr>
                    <w:rFonts w:ascii="Cambria Math" w:eastAsiaTheme="minorEastAsia" w:hAnsi="Cambria Math" w:cs="Linux Libertine"/>
                  </w:rPr>
                  <m:t>x⊕3</m:t>
                </m:r>
              </m:e>
            </m:d>
            <m:r>
              <w:rPr>
                <w:rFonts w:ascii="Cambria Math" w:eastAsiaTheme="minorEastAsia" w:hAnsi="Cambria Math" w:cs="Linux Libertine"/>
              </w:rPr>
              <m:t>+</m:t>
            </m:r>
            <m:d>
              <m:dPr>
                <m:ctrlPr>
                  <w:rPr>
                    <w:rFonts w:ascii="Cambria Math" w:eastAsiaTheme="minorEastAsia" w:hAnsi="Cambria Math" w:cs="Linux Libertine"/>
                    <w:i/>
                  </w:rPr>
                </m:ctrlPr>
              </m:dPr>
              <m:e>
                <m:r>
                  <w:rPr>
                    <w:rFonts w:ascii="Cambria Math" w:eastAsiaTheme="minorEastAsia" w:hAnsi="Cambria Math" w:cs="Linux Libertine"/>
                  </w:rPr>
                  <m:t>y⊕4</m:t>
                </m:r>
              </m:e>
            </m:d>
          </m:e>
        </m:d>
        <m:r>
          <w:rPr>
            <w:rFonts w:ascii="Cambria Math" w:eastAsiaTheme="minorEastAsia" w:hAnsi="Cambria Math" w:cs="Linux Libertine"/>
          </w:rPr>
          <m:t>⊕(x+y)</m:t>
        </m:r>
      </m:oMath>
    </w:p>
    <w:tbl>
      <w:tblPr>
        <w:tblStyle w:val="TableGrid"/>
        <w:tblW w:w="4880" w:type="dxa"/>
        <w:jc w:val="center"/>
        <w:tblLook w:val="04A0" w:firstRow="1" w:lastRow="0" w:firstColumn="1" w:lastColumn="0" w:noHBand="0" w:noVBand="1"/>
      </w:tblPr>
      <w:tblGrid>
        <w:gridCol w:w="542"/>
        <w:gridCol w:w="542"/>
        <w:gridCol w:w="542"/>
        <w:gridCol w:w="542"/>
        <w:gridCol w:w="543"/>
        <w:gridCol w:w="542"/>
        <w:gridCol w:w="542"/>
        <w:gridCol w:w="542"/>
        <w:gridCol w:w="543"/>
      </w:tblGrid>
      <w:tr w:rsidR="006F02BD" w:rsidTr="00AF50C2">
        <w:trPr>
          <w:jc w:val="center"/>
        </w:trPr>
        <w:tc>
          <w:tcPr>
            <w:tcW w:w="542" w:type="dxa"/>
            <w:tcBorders>
              <w:bottom w:val="single" w:sz="4" w:space="0" w:color="auto"/>
            </w:tcBorders>
          </w:tcPr>
          <w:p w:rsidR="006F02BD" w:rsidRPr="00A72119" w:rsidRDefault="006F02BD" w:rsidP="00960AEB">
            <w:pPr>
              <w:pStyle w:val="paragraph"/>
              <w:ind w:firstLine="0"/>
              <w:jc w:val="center"/>
              <w:rPr>
                <w:rFonts w:ascii="Cambria Math" w:eastAsiaTheme="minorEastAsia" w:hAnsi="Cambria Math" w:cs="Linux Libertine"/>
                <w:oMath/>
              </w:rPr>
            </w:pPr>
          </w:p>
        </w:tc>
        <w:tc>
          <w:tcPr>
            <w:tcW w:w="542" w:type="dxa"/>
            <w:tcBorders>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0</m:t>
                </m:r>
              </m:oMath>
            </m:oMathPara>
          </w:p>
        </w:tc>
        <w:tc>
          <w:tcPr>
            <w:tcW w:w="542" w:type="dxa"/>
            <w:tcBorders>
              <w:left w:val="nil"/>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1</m:t>
                </m:r>
              </m:oMath>
            </m:oMathPara>
          </w:p>
        </w:tc>
        <w:tc>
          <w:tcPr>
            <w:tcW w:w="542" w:type="dxa"/>
            <w:tcBorders>
              <w:left w:val="nil"/>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2</m:t>
                </m:r>
              </m:oMath>
            </m:oMathPara>
          </w:p>
        </w:tc>
        <w:tc>
          <w:tcPr>
            <w:tcW w:w="543" w:type="dxa"/>
            <w:tcBorders>
              <w:left w:val="nil"/>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3</m:t>
                </m:r>
              </m:oMath>
            </m:oMathPara>
          </w:p>
        </w:tc>
        <w:tc>
          <w:tcPr>
            <w:tcW w:w="542" w:type="dxa"/>
            <w:tcBorders>
              <w:left w:val="nil"/>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4</m:t>
                </m:r>
              </m:oMath>
            </m:oMathPara>
          </w:p>
        </w:tc>
        <w:tc>
          <w:tcPr>
            <w:tcW w:w="542" w:type="dxa"/>
            <w:tcBorders>
              <w:left w:val="nil"/>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5</m:t>
                </m:r>
              </m:oMath>
            </m:oMathPara>
          </w:p>
        </w:tc>
        <w:tc>
          <w:tcPr>
            <w:tcW w:w="542" w:type="dxa"/>
            <w:tcBorders>
              <w:left w:val="nil"/>
              <w:bottom w:val="single" w:sz="4" w:space="0" w:color="auto"/>
              <w:right w:val="nil"/>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6</m:t>
                </m:r>
              </m:oMath>
            </m:oMathPara>
          </w:p>
        </w:tc>
        <w:tc>
          <w:tcPr>
            <w:tcW w:w="543" w:type="dxa"/>
            <w:tcBorders>
              <w:left w:val="nil"/>
              <w:bottom w:val="single" w:sz="4" w:space="0" w:color="auto"/>
            </w:tcBorders>
          </w:tcPr>
          <w:p w:rsidR="006F02BD" w:rsidRPr="00A72119" w:rsidRDefault="00A72119" w:rsidP="00960AEB">
            <w:pPr>
              <w:pStyle w:val="paragraph"/>
              <w:ind w:firstLine="0"/>
              <w:jc w:val="center"/>
              <w:rPr>
                <w:rFonts w:ascii="Cambria Math" w:eastAsiaTheme="minorEastAsia" w:hAnsi="Cambria Math"/>
                <w:oMath/>
              </w:rPr>
            </w:pPr>
            <m:oMathPara>
              <m:oMath>
                <m:r>
                  <m:rPr>
                    <m:sty m:val="bi"/>
                  </m:rPr>
                  <w:rPr>
                    <w:rFonts w:ascii="Cambria Math" w:eastAsiaTheme="minorEastAsia" w:hAnsi="Cambria Math"/>
                  </w:rPr>
                  <m:t>7</m:t>
                </m:r>
              </m:oMath>
            </m:oMathPara>
          </w:p>
        </w:tc>
      </w:tr>
      <w:tr w:rsidR="006F02BD" w:rsidTr="00AF50C2">
        <w:trPr>
          <w:jc w:val="center"/>
        </w:trPr>
        <w:tc>
          <w:tcPr>
            <w:tcW w:w="542" w:type="dxa"/>
            <w:tcBorders>
              <w:bottom w:val="nil"/>
            </w:tcBorders>
          </w:tcPr>
          <w:p w:rsidR="006F02BD" w:rsidRPr="00A72119" w:rsidRDefault="00A72119" w:rsidP="00960AEB">
            <w:pPr>
              <w:pStyle w:val="paragraph"/>
              <w:ind w:firstLine="0"/>
              <w:jc w:val="center"/>
              <w:rPr>
                <w:rFonts w:ascii="Cambria Math" w:hAnsi="Cambria Math"/>
                <w:b/>
              </w:rPr>
            </w:pPr>
            <m:oMathPara>
              <m:oMath>
                <m:r>
                  <m:rPr>
                    <m:sty m:val="bi"/>
                  </m:rPr>
                  <w:rPr>
                    <w:rFonts w:ascii="Cambria Math" w:eastAsiaTheme="minorEastAsia" w:hAnsi="Cambria Math"/>
                  </w:rPr>
                  <m:t>0</m:t>
                </m:r>
              </m:oMath>
            </m:oMathPara>
          </w:p>
        </w:tc>
        <w:tc>
          <w:tcPr>
            <w:tcW w:w="542" w:type="dxa"/>
            <w:tcBorders>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1</w:t>
            </w:r>
          </w:p>
        </w:tc>
      </w:tr>
      <w:tr w:rsidR="006F02BD" w:rsidTr="00AF50C2">
        <w:trPr>
          <w:jc w:val="center"/>
        </w:trPr>
        <w:tc>
          <w:tcPr>
            <w:tcW w:w="542" w:type="dxa"/>
            <w:tcBorders>
              <w:top w:val="nil"/>
              <w:bottom w:val="nil"/>
            </w:tcBorders>
          </w:tcPr>
          <w:p w:rsidR="006F02BD" w:rsidRPr="00A72119" w:rsidRDefault="00A72119" w:rsidP="00960AEB">
            <w:pPr>
              <w:pStyle w:val="paragraph"/>
              <w:ind w:firstLine="0"/>
              <w:jc w:val="center"/>
              <w:rPr>
                <w:rFonts w:ascii="Cambria Math" w:hAnsi="Cambria Math"/>
                <w:b/>
              </w:rPr>
            </w:pPr>
            <m:oMathPara>
              <m:oMath>
                <m:r>
                  <m:rPr>
                    <m:sty m:val="bi"/>
                  </m:rPr>
                  <w:rPr>
                    <w:rFonts w:ascii="Cambria Math" w:eastAsiaTheme="minorEastAsia" w:hAnsi="Cambria Math"/>
                  </w:rPr>
                  <m:t>1</m:t>
                </m:r>
              </m:oMath>
            </m:oMathPara>
          </w:p>
        </w:tc>
        <w:tc>
          <w:tcPr>
            <w:tcW w:w="542" w:type="dxa"/>
            <w:tcBorders>
              <w:top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5</w:t>
            </w:r>
          </w:p>
        </w:tc>
      </w:tr>
      <w:tr w:rsidR="006F02BD" w:rsidTr="00AF50C2">
        <w:trPr>
          <w:jc w:val="center"/>
        </w:trPr>
        <w:tc>
          <w:tcPr>
            <w:tcW w:w="542" w:type="dxa"/>
            <w:tcBorders>
              <w:top w:val="nil"/>
              <w:bottom w:val="nil"/>
            </w:tcBorders>
          </w:tcPr>
          <w:p w:rsidR="006F02BD" w:rsidRPr="00A72119" w:rsidRDefault="00A72119" w:rsidP="00960AEB">
            <w:pPr>
              <w:pStyle w:val="paragraph"/>
              <w:ind w:firstLine="0"/>
              <w:jc w:val="center"/>
              <w:rPr>
                <w:rFonts w:ascii="Cambria Math" w:hAnsi="Cambria Math"/>
                <w:b/>
              </w:rPr>
            </w:pPr>
            <m:oMathPara>
              <m:oMath>
                <m:r>
                  <m:rPr>
                    <m:sty m:val="bi"/>
                  </m:rPr>
                  <w:rPr>
                    <w:rFonts w:ascii="Cambria Math" w:eastAsiaTheme="minorEastAsia" w:hAnsi="Cambria Math"/>
                  </w:rPr>
                  <m:t>2</m:t>
                </m:r>
              </m:oMath>
            </m:oMathPara>
          </w:p>
        </w:tc>
        <w:tc>
          <w:tcPr>
            <w:tcW w:w="542" w:type="dxa"/>
            <w:tcBorders>
              <w:top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5</w:t>
            </w:r>
          </w:p>
        </w:tc>
      </w:tr>
      <w:tr w:rsidR="006F02BD" w:rsidTr="00AF50C2">
        <w:trPr>
          <w:jc w:val="center"/>
        </w:trPr>
        <w:tc>
          <w:tcPr>
            <w:tcW w:w="542" w:type="dxa"/>
            <w:tcBorders>
              <w:top w:val="nil"/>
              <w:bottom w:val="nil"/>
            </w:tcBorders>
          </w:tcPr>
          <w:p w:rsidR="006F02BD" w:rsidRPr="00A72119" w:rsidRDefault="00A72119" w:rsidP="00960AEB">
            <w:pPr>
              <w:pStyle w:val="paragraph"/>
              <w:ind w:firstLine="0"/>
              <w:jc w:val="center"/>
              <w:rPr>
                <w:rFonts w:ascii="Cambria Math" w:eastAsia="Linux Libertine" w:hAnsi="Cambria Math" w:cs="Times New Roman"/>
                <w:b/>
              </w:rPr>
            </w:pPr>
            <m:oMathPara>
              <m:oMath>
                <m:r>
                  <m:rPr>
                    <m:sty m:val="bi"/>
                  </m:rPr>
                  <w:rPr>
                    <w:rFonts w:ascii="Cambria Math" w:eastAsiaTheme="minorEastAsia" w:hAnsi="Cambria Math"/>
                  </w:rPr>
                  <m:t>3</m:t>
                </m:r>
              </m:oMath>
            </m:oMathPara>
          </w:p>
        </w:tc>
        <w:tc>
          <w:tcPr>
            <w:tcW w:w="542" w:type="dxa"/>
            <w:tcBorders>
              <w:top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1</w:t>
            </w:r>
          </w:p>
        </w:tc>
      </w:tr>
      <w:tr w:rsidR="006F02BD" w:rsidTr="00AF50C2">
        <w:trPr>
          <w:jc w:val="center"/>
        </w:trPr>
        <w:tc>
          <w:tcPr>
            <w:tcW w:w="542" w:type="dxa"/>
            <w:tcBorders>
              <w:top w:val="nil"/>
              <w:bottom w:val="nil"/>
            </w:tcBorders>
          </w:tcPr>
          <w:p w:rsidR="006F02BD" w:rsidRPr="00A72119" w:rsidRDefault="00A72119" w:rsidP="00960AEB">
            <w:pPr>
              <w:pStyle w:val="paragraph"/>
              <w:ind w:firstLine="0"/>
              <w:jc w:val="center"/>
              <w:rPr>
                <w:rFonts w:ascii="Cambria Math" w:eastAsia="Linux Libertine" w:hAnsi="Cambria Math" w:cs="Times New Roman"/>
                <w:b/>
              </w:rPr>
            </w:pPr>
            <m:oMathPara>
              <m:oMath>
                <m:r>
                  <m:rPr>
                    <m:sty m:val="bi"/>
                  </m:rPr>
                  <w:rPr>
                    <w:rFonts w:ascii="Cambria Math" w:eastAsiaTheme="minorEastAsia" w:hAnsi="Cambria Math"/>
                  </w:rPr>
                  <m:t>4</m:t>
                </m:r>
              </m:oMath>
            </m:oMathPara>
          </w:p>
        </w:tc>
        <w:tc>
          <w:tcPr>
            <w:tcW w:w="542" w:type="dxa"/>
            <w:tcBorders>
              <w:top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1</w:t>
            </w:r>
          </w:p>
        </w:tc>
      </w:tr>
      <w:tr w:rsidR="006F02BD" w:rsidTr="00AF50C2">
        <w:trPr>
          <w:jc w:val="center"/>
        </w:trPr>
        <w:tc>
          <w:tcPr>
            <w:tcW w:w="542" w:type="dxa"/>
            <w:tcBorders>
              <w:top w:val="nil"/>
              <w:bottom w:val="nil"/>
            </w:tcBorders>
          </w:tcPr>
          <w:p w:rsidR="006F02BD" w:rsidRPr="00A72119" w:rsidRDefault="00A72119" w:rsidP="00960AEB">
            <w:pPr>
              <w:pStyle w:val="paragraph"/>
              <w:ind w:firstLine="0"/>
              <w:jc w:val="center"/>
              <w:rPr>
                <w:rFonts w:ascii="Cambria Math" w:eastAsia="Linux Libertine" w:hAnsi="Cambria Math" w:cs="Times New Roman"/>
                <w:b/>
              </w:rPr>
            </w:pPr>
            <m:oMathPara>
              <m:oMath>
                <m:r>
                  <m:rPr>
                    <m:sty m:val="bi"/>
                  </m:rPr>
                  <w:rPr>
                    <w:rFonts w:ascii="Cambria Math" w:eastAsiaTheme="minorEastAsia" w:hAnsi="Cambria Math"/>
                  </w:rPr>
                  <m:t>5</m:t>
                </m:r>
              </m:oMath>
            </m:oMathPara>
          </w:p>
        </w:tc>
        <w:tc>
          <w:tcPr>
            <w:tcW w:w="542" w:type="dxa"/>
            <w:tcBorders>
              <w:top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5</w:t>
            </w:r>
          </w:p>
        </w:tc>
      </w:tr>
      <w:tr w:rsidR="006F02BD" w:rsidTr="00AF50C2">
        <w:trPr>
          <w:jc w:val="center"/>
        </w:trPr>
        <w:tc>
          <w:tcPr>
            <w:tcW w:w="542" w:type="dxa"/>
            <w:tcBorders>
              <w:top w:val="nil"/>
              <w:bottom w:val="nil"/>
            </w:tcBorders>
          </w:tcPr>
          <w:p w:rsidR="006F02BD" w:rsidRPr="00A72119" w:rsidRDefault="00A72119" w:rsidP="00960AEB">
            <w:pPr>
              <w:pStyle w:val="paragraph"/>
              <w:ind w:firstLine="0"/>
              <w:jc w:val="center"/>
              <w:rPr>
                <w:rFonts w:ascii="Cambria Math" w:eastAsia="Linux Libertine" w:hAnsi="Cambria Math" w:cs="Times New Roman"/>
                <w:b/>
              </w:rPr>
            </w:pPr>
            <m:oMathPara>
              <m:oMath>
                <m:r>
                  <m:rPr>
                    <m:sty m:val="bi"/>
                  </m:rPr>
                  <w:rPr>
                    <w:rFonts w:ascii="Cambria Math" w:eastAsiaTheme="minorEastAsia" w:hAnsi="Cambria Math"/>
                  </w:rPr>
                  <m:t>6</m:t>
                </m:r>
              </m:oMath>
            </m:oMathPara>
          </w:p>
        </w:tc>
        <w:tc>
          <w:tcPr>
            <w:tcW w:w="542" w:type="dxa"/>
            <w:tcBorders>
              <w:top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5</w:t>
            </w:r>
          </w:p>
        </w:tc>
        <w:tc>
          <w:tcPr>
            <w:tcW w:w="542" w:type="dxa"/>
            <w:tcBorders>
              <w:top w:val="nil"/>
              <w:left w:val="nil"/>
              <w:bottom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bottom w:val="nil"/>
            </w:tcBorders>
          </w:tcPr>
          <w:p w:rsidR="006F02BD" w:rsidRDefault="00B359FF" w:rsidP="00960AEB">
            <w:pPr>
              <w:pStyle w:val="paragraph"/>
              <w:ind w:firstLine="0"/>
              <w:jc w:val="center"/>
              <w:rPr>
                <w:rFonts w:ascii="Cambria Math" w:hAnsi="Cambria Math"/>
              </w:rPr>
            </w:pPr>
            <w:r>
              <w:rPr>
                <w:rFonts w:ascii="Cambria Math" w:hAnsi="Cambria Math"/>
              </w:rPr>
              <w:t>5</w:t>
            </w:r>
          </w:p>
        </w:tc>
      </w:tr>
      <w:tr w:rsidR="006F02BD" w:rsidTr="00AF50C2">
        <w:trPr>
          <w:jc w:val="center"/>
        </w:trPr>
        <w:tc>
          <w:tcPr>
            <w:tcW w:w="542" w:type="dxa"/>
            <w:tcBorders>
              <w:top w:val="nil"/>
            </w:tcBorders>
          </w:tcPr>
          <w:p w:rsidR="006F02BD" w:rsidRPr="00A72119" w:rsidRDefault="00A72119" w:rsidP="00960AEB">
            <w:pPr>
              <w:pStyle w:val="paragraph"/>
              <w:ind w:firstLine="0"/>
              <w:jc w:val="center"/>
              <w:rPr>
                <w:rFonts w:ascii="Cambria Math" w:hAnsi="Cambria Math"/>
                <w:b/>
              </w:rPr>
            </w:pPr>
            <m:oMathPara>
              <m:oMath>
                <m:r>
                  <m:rPr>
                    <m:sty m:val="bi"/>
                  </m:rPr>
                  <w:rPr>
                    <w:rFonts w:ascii="Cambria Math" w:eastAsiaTheme="minorEastAsia" w:hAnsi="Cambria Math"/>
                  </w:rPr>
                  <m:t>7</m:t>
                </m:r>
              </m:oMath>
            </m:oMathPara>
          </w:p>
        </w:tc>
        <w:tc>
          <w:tcPr>
            <w:tcW w:w="542" w:type="dxa"/>
            <w:tcBorders>
              <w:top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right w:val="nil"/>
            </w:tcBorders>
          </w:tcPr>
          <w:p w:rsidR="006F02BD" w:rsidRDefault="00B359FF" w:rsidP="00960AEB">
            <w:pPr>
              <w:pStyle w:val="paragraph"/>
              <w:ind w:firstLine="0"/>
              <w:jc w:val="center"/>
              <w:rPr>
                <w:rFonts w:ascii="Cambria Math" w:hAnsi="Cambria Math"/>
              </w:rPr>
            </w:pPr>
            <w:r>
              <w:rPr>
                <w:rFonts w:ascii="Cambria Math" w:hAnsi="Cambria Math"/>
              </w:rPr>
              <w:t>7</w:t>
            </w:r>
          </w:p>
        </w:tc>
        <w:tc>
          <w:tcPr>
            <w:tcW w:w="542" w:type="dxa"/>
            <w:tcBorders>
              <w:top w:val="nil"/>
              <w:left w:val="nil"/>
              <w:right w:val="nil"/>
            </w:tcBorders>
          </w:tcPr>
          <w:p w:rsidR="006F02BD" w:rsidRDefault="00B359FF" w:rsidP="00960AEB">
            <w:pPr>
              <w:pStyle w:val="paragraph"/>
              <w:ind w:firstLine="0"/>
              <w:jc w:val="center"/>
              <w:rPr>
                <w:rFonts w:ascii="Cambria Math" w:hAnsi="Cambria Math"/>
              </w:rPr>
            </w:pPr>
            <w:r>
              <w:rPr>
                <w:rFonts w:ascii="Cambria Math" w:hAnsi="Cambria Math"/>
              </w:rPr>
              <w:t>1</w:t>
            </w:r>
          </w:p>
        </w:tc>
        <w:tc>
          <w:tcPr>
            <w:tcW w:w="542" w:type="dxa"/>
            <w:tcBorders>
              <w:top w:val="nil"/>
              <w:left w:val="nil"/>
              <w:right w:val="nil"/>
            </w:tcBorders>
          </w:tcPr>
          <w:p w:rsidR="006F02BD" w:rsidRDefault="00B359FF" w:rsidP="00960AEB">
            <w:pPr>
              <w:pStyle w:val="paragraph"/>
              <w:ind w:firstLine="0"/>
              <w:jc w:val="center"/>
              <w:rPr>
                <w:rFonts w:ascii="Cambria Math" w:hAnsi="Cambria Math"/>
              </w:rPr>
            </w:pPr>
            <w:r>
              <w:rPr>
                <w:rFonts w:ascii="Cambria Math" w:hAnsi="Cambria Math"/>
              </w:rPr>
              <w:t>3</w:t>
            </w:r>
          </w:p>
        </w:tc>
        <w:tc>
          <w:tcPr>
            <w:tcW w:w="543" w:type="dxa"/>
            <w:tcBorders>
              <w:top w:val="nil"/>
              <w:left w:val="nil"/>
            </w:tcBorders>
          </w:tcPr>
          <w:p w:rsidR="006F02BD" w:rsidRDefault="00B359FF" w:rsidP="00960AEB">
            <w:pPr>
              <w:pStyle w:val="paragraph"/>
              <w:ind w:firstLine="0"/>
              <w:jc w:val="center"/>
              <w:rPr>
                <w:rFonts w:ascii="Cambria Math" w:hAnsi="Cambria Math"/>
              </w:rPr>
            </w:pPr>
            <w:r>
              <w:rPr>
                <w:rFonts w:ascii="Cambria Math" w:hAnsi="Cambria Math"/>
              </w:rPr>
              <w:t>1</w:t>
            </w:r>
          </w:p>
        </w:tc>
      </w:tr>
    </w:tbl>
    <w:p w:rsidR="00F601D9" w:rsidRPr="0043088C" w:rsidRDefault="00F15240" w:rsidP="003062DA">
      <w:pPr>
        <w:pStyle w:val="paragraph"/>
        <w:rPr>
          <w:rFonts w:eastAsiaTheme="minorEastAsia" w:cstheme="minorHAnsi"/>
        </w:rPr>
      </w:pPr>
      <w:r w:rsidRPr="0043088C">
        <w:rPr>
          <w:rFonts w:cstheme="minorHAnsi"/>
        </w:rPr>
        <w:t xml:space="preserve"> </w:t>
      </w:r>
      <w:r w:rsidR="00B359FF" w:rsidRPr="0043088C">
        <w:rPr>
          <w:rFonts w:cstheme="minorHAnsi"/>
        </w:rPr>
        <w:t xml:space="preserve">So, the result of propagating </w:t>
      </w:r>
      <m:oMath>
        <m:r>
          <m:rPr>
            <m:sty m:val="p"/>
          </m:rPr>
          <w:rPr>
            <w:rFonts w:ascii="Cambria Math" w:hAnsi="Cambria Math" w:cstheme="minorHAnsi"/>
          </w:rPr>
          <m:t>Δ</m:t>
        </m:r>
        <m:r>
          <w:rPr>
            <w:rFonts w:ascii="Cambria Math" w:hAnsi="Cambria Math" w:cstheme="minorHAnsi"/>
          </w:rPr>
          <m:t>=(3,4)</m:t>
        </m:r>
      </m:oMath>
      <w:r w:rsidR="00B359FF" w:rsidRPr="0043088C">
        <w:rPr>
          <w:rFonts w:eastAsiaTheme="minorEastAsia" w:cstheme="minorHAnsi"/>
        </w:rPr>
        <w:t xml:space="preserve"> through addition </w:t>
      </w:r>
      <m:oMath>
        <m:r>
          <m:rPr>
            <m:sty m:val="p"/>
          </m:rPr>
          <w:rPr>
            <w:rFonts w:ascii="Cambria Math" w:eastAsiaTheme="minorEastAsia" w:hAnsi="Cambria Math" w:cstheme="minorHAnsi"/>
          </w:rPr>
          <m:t xml:space="preserve">mod </m:t>
        </m:r>
        <m:sSup>
          <m:sSupPr>
            <m:ctrlPr>
              <w:rPr>
                <w:rFonts w:ascii="Cambria Math" w:eastAsiaTheme="minorEastAsia" w:hAnsi="Cambria Math" w:cstheme="minorHAnsi"/>
              </w:rPr>
            </m:ctrlPr>
          </m:sSupPr>
          <m:e>
            <m:r>
              <m:rPr>
                <m:sty m:val="p"/>
              </m:rPr>
              <w:rPr>
                <w:rFonts w:ascii="Cambria Math" w:eastAsiaTheme="minorEastAsia" w:hAnsi="Cambria Math" w:cstheme="minorHAnsi"/>
              </w:rPr>
              <m:t>2</m:t>
            </m:r>
          </m:e>
          <m:sup>
            <m:r>
              <m:rPr>
                <m:sty m:val="p"/>
              </m:rPr>
              <w:rPr>
                <w:rFonts w:ascii="Cambria Math" w:eastAsiaTheme="minorEastAsia" w:hAnsi="Cambria Math" w:cstheme="minorHAnsi"/>
              </w:rPr>
              <m:t>3</m:t>
            </m:r>
          </m:sup>
        </m:sSup>
      </m:oMath>
      <w:r w:rsidR="00B359FF" w:rsidRPr="0043088C">
        <w:rPr>
          <w:rFonts w:eastAsiaTheme="minorEastAsia" w:cstheme="minorHAnsi"/>
        </w:rPr>
        <w:t xml:space="preserve"> is </w:t>
      </w:r>
      <m:oMath>
        <m:d>
          <m:dPr>
            <m:begChr m:val="{"/>
            <m:endChr m:val="}"/>
            <m:ctrlPr>
              <w:rPr>
                <w:rFonts w:ascii="Cambria Math" w:eastAsiaTheme="minorEastAsia" w:hAnsi="Cambria Math" w:cstheme="minorHAnsi"/>
                <w:i/>
              </w:rPr>
            </m:ctrlPr>
          </m:dPr>
          <m:e>
            <m:d>
              <m:dPr>
                <m:ctrlPr>
                  <w:rPr>
                    <w:rFonts w:ascii="Cambria Math" w:eastAsiaTheme="minorEastAsia" w:hAnsi="Cambria Math" w:cstheme="minorHAnsi"/>
                    <w:i/>
                  </w:rPr>
                </m:ctrlPr>
              </m:dPr>
              <m:e>
                <m:r>
                  <w:rPr>
                    <w:rFonts w:ascii="Cambria Math" w:eastAsiaTheme="minorEastAsia" w:hAnsi="Cambria Math" w:cstheme="minorHAnsi"/>
                  </w:rPr>
                  <m:t>1,</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r>
                  <w:rPr>
                    <w:rFonts w:ascii="Cambria Math" w:eastAsiaTheme="minorEastAsia" w:hAnsi="Cambria Math" w:cstheme="minorHAnsi"/>
                  </w:rPr>
                  <m:t xml:space="preserve"> </m:t>
                </m:r>
              </m:e>
            </m:d>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3,</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e>
            </m:d>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5,</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e>
            </m:d>
            <m:r>
              <w:rPr>
                <w:rFonts w:ascii="Cambria Math" w:eastAsiaTheme="minorEastAsia" w:hAnsi="Cambria Math" w:cstheme="minorHAnsi"/>
              </w:rPr>
              <m:t xml:space="preserve">, </m:t>
            </m:r>
            <m:d>
              <m:dPr>
                <m:ctrlPr>
                  <w:rPr>
                    <w:rFonts w:ascii="Cambria Math" w:eastAsiaTheme="minorEastAsia" w:hAnsi="Cambria Math" w:cstheme="minorHAnsi"/>
                    <w:i/>
                  </w:rPr>
                </m:ctrlPr>
              </m:dPr>
              <m:e>
                <m:r>
                  <w:rPr>
                    <w:rFonts w:ascii="Cambria Math" w:eastAsiaTheme="minorEastAsia" w:hAnsi="Cambria Math" w:cstheme="minorHAnsi"/>
                  </w:rPr>
                  <m:t>7,</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m:t>
                    </m:r>
                  </m:den>
                </m:f>
              </m:e>
            </m:d>
          </m:e>
        </m:d>
      </m:oMath>
      <w:r w:rsidR="00604A87" w:rsidRPr="0043088C">
        <w:rPr>
          <w:rFonts w:eastAsiaTheme="minorEastAsia" w:cstheme="minorHAnsi"/>
        </w:rPr>
        <w:t>.</w:t>
      </w:r>
      <w:r w:rsidR="00723BE7" w:rsidRPr="0043088C">
        <w:rPr>
          <w:rFonts w:eastAsiaTheme="minorEastAsia" w:cstheme="minorHAnsi"/>
        </w:rPr>
        <w:t xml:space="preserve"> </w:t>
      </w:r>
    </w:p>
    <w:p w:rsidR="00723BE7" w:rsidRPr="0043088C" w:rsidRDefault="00F601D9" w:rsidP="003062DA">
      <w:pPr>
        <w:pStyle w:val="paragraph"/>
        <w:rPr>
          <w:rFonts w:eastAsiaTheme="minorEastAsia" w:cstheme="minorHAnsi"/>
        </w:rPr>
      </w:pPr>
      <w:r w:rsidRPr="0043088C">
        <w:rPr>
          <w:rFonts w:eastAsiaTheme="minorEastAsia" w:cstheme="minorHAnsi"/>
        </w:rPr>
        <w:t>I</w:t>
      </w:r>
      <w:r w:rsidR="00723BE7" w:rsidRPr="0043088C">
        <w:rPr>
          <w:rFonts w:eastAsiaTheme="minorEastAsia" w:cstheme="minorHAnsi"/>
        </w:rPr>
        <w:t>f the search space is large</w:t>
      </w:r>
      <w:r w:rsidRPr="0043088C">
        <w:rPr>
          <w:rFonts w:eastAsiaTheme="minorEastAsia" w:cstheme="minorHAnsi"/>
        </w:rPr>
        <w:t xml:space="preserve"> however</w:t>
      </w:r>
      <w:r w:rsidR="00723BE7" w:rsidRPr="0043088C">
        <w:rPr>
          <w:rFonts w:eastAsiaTheme="minorEastAsia" w:cstheme="minorHAnsi"/>
        </w:rPr>
        <w:t xml:space="preserve">, a brute-force approach will not work. In this case, we may opt for random sampling. In MAW32, there is only one function which is too large to brute-force, which is </w:t>
      </w:r>
      <m:oMath>
        <m:r>
          <w:rPr>
            <w:rFonts w:ascii="Cambria Math" w:eastAsiaTheme="minorEastAsia" w:hAnsi="Cambria Math" w:cstheme="minorHAnsi"/>
          </w:rPr>
          <m:t>Maj</m:t>
        </m:r>
        <m:d>
          <m:dPr>
            <m:ctrlPr>
              <w:rPr>
                <w:rFonts w:ascii="Cambria Math" w:eastAsiaTheme="minorEastAsia" w:hAnsi="Cambria Math" w:cstheme="minorHAnsi"/>
                <w:i/>
              </w:rPr>
            </m:ctrlPr>
          </m:dPr>
          <m:e>
            <m:r>
              <w:rPr>
                <w:rFonts w:ascii="Cambria Math" w:eastAsiaTheme="minorEastAsia" w:hAnsi="Cambria Math" w:cstheme="minorHAnsi"/>
              </w:rPr>
              <m:t>x,y,z</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x∧y</m:t>
            </m:r>
          </m:e>
        </m:d>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x∧z</m:t>
            </m:r>
          </m:e>
        </m:d>
        <m:r>
          <w:rPr>
            <w:rFonts w:ascii="Cambria Math" w:eastAsiaTheme="minorEastAsia" w:hAnsi="Cambria Math" w:cstheme="minorHAnsi"/>
          </w:rPr>
          <m:t>⊕(y∧z)</m:t>
        </m:r>
      </m:oMath>
      <w:r w:rsidR="00723BE7" w:rsidRPr="0043088C">
        <w:rPr>
          <w:rFonts w:eastAsiaTheme="minorEastAsia" w:cstheme="minorHAnsi"/>
        </w:rPr>
        <w:t xml:space="preserve">. The search space for this function has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24</m:t>
            </m:r>
          </m:sup>
        </m:sSup>
      </m:oMath>
      <w:r w:rsidR="00723BE7" w:rsidRPr="0043088C">
        <w:rPr>
          <w:rFonts w:eastAsiaTheme="minorEastAsia" w:cstheme="minorHAnsi"/>
        </w:rPr>
        <w:t xml:space="preserve"> elements, which takes roughly a second to compute on a single processor. Instead, we opt to randomly sample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16</m:t>
            </m:r>
          </m:sup>
        </m:sSup>
      </m:oMath>
      <w:r w:rsidR="00723BE7" w:rsidRPr="0043088C">
        <w:rPr>
          <w:rFonts w:eastAsiaTheme="minorEastAsia" w:cstheme="minorHAnsi"/>
        </w:rPr>
        <w:t xml:space="preserve"> values for </w:t>
      </w:r>
      <m:oMath>
        <m:r>
          <w:rPr>
            <w:rFonts w:ascii="Cambria Math" w:eastAsiaTheme="minorEastAsia" w:hAnsi="Cambria Math" w:cstheme="minorHAnsi"/>
          </w:rPr>
          <m:t>(x,y,z)</m:t>
        </m:r>
      </m:oMath>
      <w:r w:rsidR="00723BE7" w:rsidRPr="0043088C">
        <w:rPr>
          <w:rFonts w:eastAsiaTheme="minorEastAsia" w:cstheme="minorHAnsi"/>
        </w:rPr>
        <w:t xml:space="preserve">, and propagate with only these. This brings the time taken for propagation down to roughly 2 milliseconds. Uniform random sampling is the best choice for this, as any other process may reveal inherent patterns in the propagation. For example, if we sampled the above by taking only the values </w:t>
      </w:r>
      <w:r w:rsidR="00723BE7" w:rsidRPr="0043088C">
        <w:rPr>
          <w:rFonts w:eastAsiaTheme="minorEastAsia" w:cstheme="minorHAnsi"/>
        </w:rPr>
        <w:lastRenderedPageBreak/>
        <w:t xml:space="preserve">of </w:t>
      </w:r>
      <m:oMath>
        <m:r>
          <w:rPr>
            <w:rFonts w:ascii="Cambria Math" w:eastAsiaTheme="minorEastAsia" w:hAnsi="Cambria Math" w:cstheme="minorHAnsi"/>
          </w:rPr>
          <m:t>x</m:t>
        </m:r>
      </m:oMath>
      <w:r w:rsidR="00723BE7" w:rsidRPr="0043088C">
        <w:rPr>
          <w:rFonts w:eastAsiaTheme="minorEastAsia" w:cstheme="minorHAnsi"/>
        </w:rPr>
        <w:t xml:space="preserve"> that were a multiple of </w:t>
      </w:r>
      <m:oMath>
        <m:r>
          <w:rPr>
            <w:rFonts w:ascii="Cambria Math" w:eastAsiaTheme="minorEastAsia" w:hAnsi="Cambria Math" w:cstheme="minorHAnsi"/>
          </w:rPr>
          <m:t>4</m:t>
        </m:r>
      </m:oMath>
      <w:r w:rsidR="00723BE7" w:rsidRPr="0043088C">
        <w:rPr>
          <w:rFonts w:eastAsiaTheme="minorEastAsia" w:cstheme="minorHAnsi"/>
        </w:rPr>
        <w:t xml:space="preserve">, we would end up with only </w:t>
      </w:r>
      <m:oMath>
        <m:r>
          <w:rPr>
            <w:rFonts w:ascii="Cambria Math" w:eastAsiaTheme="minorEastAsia" w:hAnsi="Cambria Math" w:cstheme="minorHAnsi"/>
          </w:rPr>
          <m:t>7</m:t>
        </m:r>
      </m:oMath>
      <w:r w:rsidR="00723BE7" w:rsidRPr="0043088C">
        <w:rPr>
          <w:rFonts w:eastAsiaTheme="minorEastAsia" w:cstheme="minorHAnsi"/>
        </w:rPr>
        <w:t xml:space="preserve"> as the output difference, which is clearly different compared to the true propagation. However, there are still </w:t>
      </w:r>
      <m:oMath>
        <m:sSup>
          <m:sSupPr>
            <m:ctrlPr>
              <w:rPr>
                <w:rFonts w:ascii="Cambria Math" w:eastAsiaTheme="minorEastAsia" w:hAnsi="Cambria Math" w:cstheme="minorHAnsi"/>
                <w:i/>
              </w:rPr>
            </m:ctrlPr>
          </m:sSupPr>
          <m:e>
            <m:r>
              <w:rPr>
                <w:rFonts w:ascii="Cambria Math" w:eastAsiaTheme="minorEastAsia" w:hAnsi="Cambria Math" w:cstheme="minorHAnsi"/>
              </w:rPr>
              <m:t>2</m:t>
            </m:r>
          </m:e>
          <m:sup>
            <m:r>
              <w:rPr>
                <w:rFonts w:ascii="Cambria Math" w:eastAsiaTheme="minorEastAsia" w:hAnsi="Cambria Math" w:cstheme="minorHAnsi"/>
              </w:rPr>
              <m:t>24</m:t>
            </m:r>
          </m:sup>
        </m:sSup>
      </m:oMath>
      <w:r w:rsidR="00723BE7" w:rsidRPr="0043088C">
        <w:rPr>
          <w:rFonts w:eastAsiaTheme="minorEastAsia" w:cstheme="minorHAnsi"/>
        </w:rPr>
        <w:t xml:space="preserve"> possible input differences for </w:t>
      </w:r>
      <m:oMath>
        <m:r>
          <w:rPr>
            <w:rFonts w:ascii="Cambria Math" w:eastAsiaTheme="minorEastAsia" w:hAnsi="Cambria Math" w:cstheme="minorHAnsi"/>
          </w:rPr>
          <m:t>Maj</m:t>
        </m:r>
      </m:oMath>
      <w:r w:rsidR="00723BE7" w:rsidRPr="0043088C">
        <w:rPr>
          <w:rFonts w:eastAsiaTheme="minorEastAsia" w:cstheme="minorHAnsi"/>
        </w:rPr>
        <w:t xml:space="preserve">, and this is still unfortunately a bottleneck in the long run. To deal with this, we opt to pre-compute the propagations for all possible </w:t>
      </w:r>
      <m:oMath>
        <m:r>
          <m:rPr>
            <m:sty m:val="p"/>
          </m:rPr>
          <w:rPr>
            <w:rFonts w:ascii="Cambria Math" w:eastAsiaTheme="minorEastAsia" w:hAnsi="Cambria Math" w:cstheme="minorHAnsi"/>
          </w:rPr>
          <m:t>Δ</m:t>
        </m:r>
      </m:oMath>
      <w:r w:rsidR="00723BE7" w:rsidRPr="0043088C">
        <w:rPr>
          <w:rFonts w:eastAsiaTheme="minorEastAsia" w:cstheme="minorHAnsi"/>
        </w:rPr>
        <w:t xml:space="preserve"> for both key mixing, modular addition, and </w:t>
      </w:r>
      <m:oMath>
        <m:r>
          <w:rPr>
            <w:rFonts w:ascii="Cambria Math" w:eastAsiaTheme="minorEastAsia" w:hAnsi="Cambria Math" w:cstheme="minorHAnsi"/>
          </w:rPr>
          <m:t>Maj</m:t>
        </m:r>
      </m:oMath>
      <w:r w:rsidR="00723BE7" w:rsidRPr="0043088C">
        <w:rPr>
          <w:rFonts w:eastAsiaTheme="minorEastAsia" w:cstheme="minorHAnsi"/>
        </w:rPr>
        <w:t xml:space="preserve">. This data can be produced on demand by the utility </w:t>
      </w:r>
      <m:oMath>
        <m:r>
          <w:rPr>
            <w:rFonts w:ascii="Cambria Math" w:eastAsiaTheme="minorEastAsia" w:hAnsi="Cambria Math" w:cs="Cambria Math"/>
          </w:rPr>
          <m:t>trail</m:t>
        </m:r>
        <m:r>
          <w:rPr>
            <w:rFonts w:ascii="Linux Libertine" w:eastAsiaTheme="minorEastAsia" w:hAnsi="Linux Libertine" w:cs="Linux Libertine"/>
          </w:rPr>
          <m:t>_</m:t>
        </m:r>
        <m:r>
          <w:rPr>
            <w:rFonts w:ascii="Cambria Math" w:eastAsiaTheme="minorEastAsia" w:hAnsi="Cambria Math" w:cs="Cambria Math"/>
          </w:rPr>
          <m:t>gen</m:t>
        </m:r>
      </m:oMath>
      <w:r w:rsidR="00723BE7" w:rsidRPr="0043088C">
        <w:rPr>
          <w:rFonts w:eastAsiaTheme="minorEastAsia" w:cstheme="minorHAnsi"/>
        </w:rPr>
        <w:t xml:space="preserve">, and takes roughly 8 hours to run. </w:t>
      </w:r>
      <w:r w:rsidR="0043088C" w:rsidRPr="0043088C">
        <w:rPr>
          <w:rFonts w:eastAsiaTheme="minorEastAsia" w:cstheme="minorHAnsi"/>
        </w:rPr>
        <w:t>The source code for this utility can be found through the link provided in appendix A.</w:t>
      </w:r>
    </w:p>
    <w:p w:rsidR="00090CD1" w:rsidRPr="000038EB" w:rsidRDefault="00723BE7" w:rsidP="000962B8">
      <w:pPr>
        <w:pStyle w:val="paragraph"/>
        <w:rPr>
          <w:rFonts w:eastAsiaTheme="minorEastAsia"/>
        </w:rPr>
      </w:pPr>
      <w:r>
        <w:rPr>
          <w:rFonts w:ascii="Cambria Math" w:eastAsiaTheme="minorEastAsia" w:hAnsi="Cambria Math"/>
        </w:rPr>
        <w:t xml:space="preserve"> </w:t>
      </w:r>
      <w:r w:rsidR="00A45351">
        <w:rPr>
          <w:rFonts w:eastAsiaTheme="minorEastAsia"/>
        </w:rPr>
        <w:t xml:space="preserve">After performing a propagation, we have all possible output differences, along with their respective probabilities. However, in many cases, there are a large number of output differences, each with a very low probability of </w:t>
      </w:r>
      <w:r w:rsidR="00DD1371">
        <w:rPr>
          <w:rFonts w:eastAsiaTheme="minorEastAsia"/>
        </w:rPr>
        <w:t>occurring</w:t>
      </w:r>
      <w:r w:rsidR="00A45351">
        <w:rPr>
          <w:rFonts w:eastAsiaTheme="minorEastAsia"/>
        </w:rPr>
        <w:t xml:space="preserve">. Due to this low probability, we do not need to visit them while traversing the propagation tree, and opt to discard them prematurely. </w:t>
      </w:r>
      <w:r w:rsidR="000962B8">
        <w:rPr>
          <w:rFonts w:eastAsiaTheme="minorEastAsia"/>
        </w:rPr>
        <w:t xml:space="preserve">To this end, we define the threshold probability, </w:t>
      </w:r>
      <m:oMath>
        <m:sSup>
          <m:sSupPr>
            <m:ctrlPr>
              <w:rPr>
                <w:rFonts w:ascii="Linux Libertine" w:eastAsiaTheme="minorEastAsia" w:hAnsi="Linux Libertine" w:cs="Linux Libertine"/>
                <w:i/>
              </w:rPr>
            </m:ctrlPr>
          </m:sSupPr>
          <m:e>
            <m:r>
              <w:rPr>
                <w:rFonts w:ascii="Linux Libertine" w:eastAsiaTheme="minorEastAsia" w:hAnsi="Linux Libertine" w:cs="Linux Libertine"/>
              </w:rPr>
              <m:t>2</m:t>
            </m:r>
          </m:e>
          <m:sup>
            <m:r>
              <w:rPr>
                <w:rFonts w:ascii="Linux Libertine" w:eastAsiaTheme="minorEastAsia" w:hAnsi="Linux Libertine" w:cs="Linux Libertine"/>
              </w:rPr>
              <m:t>-</m:t>
            </m:r>
            <m:r>
              <w:rPr>
                <w:rFonts w:ascii="Cambria Math" w:eastAsiaTheme="minorEastAsia" w:hAnsi="Cambria Math" w:cs="Linux Libertine"/>
              </w:rPr>
              <m:t>n</m:t>
            </m:r>
          </m:sup>
        </m:sSup>
      </m:oMath>
      <w:r w:rsidR="000962B8">
        <w:rPr>
          <w:rFonts w:eastAsiaTheme="minorEastAsia"/>
        </w:rPr>
        <w:t xml:space="preserve">, such that if </w:t>
      </w:r>
      <m:oMath>
        <m:r>
          <w:rPr>
            <w:rFonts w:ascii="Cambria Math" w:eastAsiaTheme="minorEastAsia" w:hAnsi="Cambria Math" w:cs="Cambria Math"/>
          </w:rPr>
          <m:t>ρ</m:t>
        </m:r>
        <m:r>
          <w:rPr>
            <w:rFonts w:ascii="Cambria Math" w:eastAsiaTheme="minorEastAsia" w:hAnsi="Cambria Math" w:cs="Linux Libertine"/>
          </w:rPr>
          <m:t>&lt;</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-n</m:t>
            </m:r>
          </m:sup>
        </m:sSup>
      </m:oMath>
      <w:r w:rsidR="000962B8">
        <w:rPr>
          <w:rFonts w:eastAsiaTheme="minorEastAsia"/>
        </w:rPr>
        <w:t xml:space="preserve">, the output difference is discarded. </w:t>
      </w:r>
    </w:p>
    <w:p w:rsidR="00090CD1" w:rsidRDefault="00090CD1" w:rsidP="00090CD1">
      <w:pPr>
        <w:pStyle w:val="Heading3"/>
        <w:rPr>
          <w:rFonts w:eastAsiaTheme="minorEastAsia"/>
        </w:rPr>
      </w:pPr>
      <w:bookmarkStart w:id="86" w:name="_Toc528019241"/>
      <w:r>
        <w:rPr>
          <w:rFonts w:eastAsiaTheme="minorEastAsia"/>
        </w:rPr>
        <w:t>Propagating through a Hash Function</w:t>
      </w:r>
      <w:bookmarkEnd w:id="86"/>
    </w:p>
    <w:p w:rsidR="000B6B2E" w:rsidRDefault="00DE75F5" w:rsidP="000C57FC">
      <w:pPr>
        <w:pStyle w:val="paragraph"/>
      </w:pPr>
      <w:r>
        <w:t>As covered in the background discussion, we can view the entire hash function as the composition of several components, and as such, propagation forms what we refer to as the propagation tree. When performing a propagation, we may dictate how many rounds to propagate to, for instance round 8 of 16. This allows us to limit the size of the tree generated by only propagating the hash function up to the end of that specific round. Furthermore, we have that every branch in the propagation tree has a probability larger than that of the probability threshold. To efficiently generate this tree, we use a backtracking algorithm, described below:</w:t>
      </w:r>
    </w:p>
    <w:p w:rsidR="000B6B2E" w:rsidRDefault="000B6B2E">
      <w:pPr>
        <w:rPr>
          <w:sz w:val="24"/>
        </w:rPr>
      </w:pPr>
      <w:r>
        <w:br w:type="page"/>
      </w:r>
    </w:p>
    <w:p w:rsidR="00DE75F5" w:rsidRDefault="00DE75F5" w:rsidP="0069547E">
      <w:pPr>
        <w:pStyle w:val="paragraph"/>
        <w:tabs>
          <w:tab w:val="left" w:pos="2567"/>
        </w:tabs>
        <w:ind w:left="709" w:hanging="199"/>
      </w:pPr>
      <w:r>
        <w:lastRenderedPageBreak/>
        <w:t>1) Initialize the state stack, which contains information about the next propagation to perform, with the state of the root of the tree</w:t>
      </w:r>
    </w:p>
    <w:p w:rsidR="00DE75F5" w:rsidRDefault="00DE75F5" w:rsidP="0069547E">
      <w:pPr>
        <w:pStyle w:val="paragraph"/>
        <w:tabs>
          <w:tab w:val="left" w:pos="2567"/>
        </w:tabs>
        <w:ind w:left="709" w:hanging="199"/>
      </w:pPr>
      <w:r>
        <w:t>2) While the state stack is nonempty, pop the top element from the stack and attempt to continue its propagation</w:t>
      </w:r>
    </w:p>
    <w:p w:rsidR="00DE75F5" w:rsidRDefault="00DE75F5" w:rsidP="0069547E">
      <w:pPr>
        <w:pStyle w:val="paragraph"/>
        <w:tabs>
          <w:tab w:val="left" w:pos="2567"/>
        </w:tabs>
        <w:ind w:left="709" w:hanging="199"/>
      </w:pPr>
      <w:r>
        <w:t>3) If the result of the next propagation is empty, we abort this propagation and go back to 2</w:t>
      </w:r>
    </w:p>
    <w:p w:rsidR="00DE75F5" w:rsidRDefault="00DE75F5" w:rsidP="0069547E">
      <w:pPr>
        <w:pStyle w:val="paragraph"/>
        <w:tabs>
          <w:tab w:val="left" w:pos="2567"/>
        </w:tabs>
        <w:ind w:left="709" w:hanging="199"/>
      </w:pPr>
      <w:r>
        <w:t>4) If the result of the next propagation is a single value, we update our propagation and continue propagation</w:t>
      </w:r>
    </w:p>
    <w:p w:rsidR="00DE75F5" w:rsidRDefault="00DE75F5" w:rsidP="0069547E">
      <w:pPr>
        <w:pStyle w:val="paragraph"/>
        <w:tabs>
          <w:tab w:val="left" w:pos="2567"/>
        </w:tabs>
        <w:ind w:left="709" w:hanging="199"/>
      </w:pPr>
      <w:r>
        <w:t>5) If the result of the next propagation is more than a single value, we put a copy of the current state, along with the propagations still to be considered on the stack, and continue propagating.</w:t>
      </w:r>
    </w:p>
    <w:p w:rsidR="00E56D67" w:rsidRPr="000C57FC" w:rsidRDefault="00E56D67" w:rsidP="00E56D67">
      <w:pPr>
        <w:pStyle w:val="paragraph"/>
        <w:tabs>
          <w:tab w:val="left" w:pos="2567"/>
        </w:tabs>
        <w:rPr>
          <w:rFonts w:ascii="Cambria Math" w:eastAsiaTheme="minorEastAsia" w:hAnsi="Cambria Math"/>
        </w:rPr>
      </w:pPr>
      <w:r>
        <w:t xml:space="preserve">This algorithm allows us to efficiently generate and traverse the tree while also minimizing memory usage. While it is possible to implement this as a recursive algorithm, this is not extensible to more complex functions due to limited stack sizes. Whenever a propagation reaches the final round, we observe the value of the registers it has propagated so far; if they are all zero, we have found a </w:t>
      </w:r>
      <w:r w:rsidR="00584095">
        <w:t>trail</w:t>
      </w:r>
      <w:r>
        <w:t xml:space="preserve"> through the propagation tree which leads to a collision, and we may update our statistics accordingly.</w:t>
      </w:r>
    </w:p>
    <w:p w:rsidR="000C57FC" w:rsidRDefault="000C57FC" w:rsidP="000C57FC">
      <w:pPr>
        <w:pStyle w:val="Heading3"/>
        <w:rPr>
          <w:rFonts w:eastAsiaTheme="minorEastAsia"/>
        </w:rPr>
      </w:pPr>
      <w:bookmarkStart w:id="87" w:name="_Toc528019242"/>
      <w:r>
        <w:rPr>
          <w:rFonts w:eastAsiaTheme="minorEastAsia"/>
        </w:rPr>
        <w:t>Selecting and Input Difference</w:t>
      </w:r>
      <w:bookmarkEnd w:id="87"/>
    </w:p>
    <w:p w:rsidR="00023A57" w:rsidRDefault="00023A57" w:rsidP="00023A57">
      <w:pPr>
        <w:pStyle w:val="paragraph"/>
        <w:rPr>
          <w:rFonts w:eastAsiaTheme="minorEastAsia"/>
        </w:rPr>
      </w:pPr>
      <w:r>
        <w:t xml:space="preserve">With a framework for performing a propagation in mind, we must now consider how to </w:t>
      </w:r>
      <w:r w:rsidR="007F199C">
        <w:t>produce</w:t>
      </w:r>
      <w:r>
        <w:t xml:space="preserve"> a suitable value for </w:t>
      </w:r>
      <m:oMath>
        <m:sSub>
          <m:sSubPr>
            <m:ctrlPr>
              <w:ins w:id="88" w:author="Mitchell" w:date="2018-09-23T19:38:00Z">
                <w:rPr>
                  <w:rFonts w:ascii="Cambria Math" w:hAnsi="Cambria Math" w:cs="Linux Libertine"/>
                  <w:i/>
                </w:rPr>
              </w:ins>
            </m:ctrlPr>
          </m:sSubPr>
          <m:e>
            <m:r>
              <m:rPr>
                <m:sty m:val="p"/>
              </m:rPr>
              <w:rPr>
                <w:rFonts w:ascii="Linux Libertine" w:hAnsi="Linux Libertine" w:cs="Linux Libertine"/>
              </w:rPr>
              <m:t>Δ</m:t>
            </m:r>
            <m:ctrlPr>
              <w:ins w:id="89" w:author="Mitchell" w:date="2018-09-23T19:38:00Z">
                <w:rPr>
                  <w:rFonts w:ascii="Linux Libertine" w:hAnsi="Linux Libertine" w:cs="Linux Libertine"/>
                </w:rPr>
              </w:ins>
            </m:ctrlPr>
          </m:e>
          <m:sub>
            <m:r>
              <w:rPr>
                <w:rFonts w:ascii="Cambria Math" w:hAnsi="Cambria Math" w:cs="Linux Libertine"/>
              </w:rPr>
              <m:t>0</m:t>
            </m:r>
          </m:sub>
        </m:sSub>
      </m:oMath>
      <w:r>
        <w:rPr>
          <w:rFonts w:eastAsiaTheme="minorEastAsia"/>
        </w:rPr>
        <w:t xml:space="preserve">. The first and most immediate choice is random search. By </w:t>
      </w:r>
      <w:r w:rsidR="007E6C46">
        <w:rPr>
          <w:rFonts w:eastAsiaTheme="minorEastAsia"/>
        </w:rPr>
        <w:t xml:space="preserve">randomly </w:t>
      </w:r>
      <w:r>
        <w:rPr>
          <w:rFonts w:eastAsiaTheme="minorEastAsia"/>
        </w:rPr>
        <w:t xml:space="preserve">picking a </w:t>
      </w:r>
      <m:oMath>
        <m:sSub>
          <m:sSubPr>
            <m:ctrlPr>
              <w:ins w:id="90" w:author="Mitchell" w:date="2018-09-23T19:38: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91" w:author="Mitchell" w:date="2018-09-23T19:38:00Z">
                <w:rPr>
                  <w:rFonts w:ascii="Linux Libertine" w:eastAsiaTheme="minorEastAsia" w:hAnsi="Linux Libertine" w:cs="Linux Libertine"/>
                </w:rPr>
              </w:ins>
            </m:ctrlPr>
          </m:e>
          <m:sub>
            <m:r>
              <w:rPr>
                <w:rFonts w:ascii="Cambria Math" w:eastAsiaTheme="minorEastAsia" w:hAnsi="Cambria Math" w:cs="Linux Libertine"/>
              </w:rPr>
              <m:t>0</m:t>
            </m:r>
          </m:sub>
        </m:sSub>
        <m:r>
          <w:rPr>
            <w:rFonts w:ascii="Cambria Math" w:eastAsiaTheme="minorEastAsia" w:hAnsi="Cambria Math" w:cs="Linux Libertine"/>
          </w:rPr>
          <m:t>∈</m:t>
        </m:r>
        <m:sSubSup>
          <m:sSubSupPr>
            <m:ctrlPr>
              <w:ins w:id="92" w:author="Mitchell" w:date="2018-09-23T19:38:00Z">
                <w:rPr>
                  <w:rFonts w:ascii="Cambria Math" w:eastAsiaTheme="minorEastAsia" w:hAnsi="Cambria Math" w:cs="Linux Libertine"/>
                  <w:i/>
                </w:rPr>
              </w:ins>
            </m:ctrlPr>
          </m:sSubSupPr>
          <m:e>
            <m:r>
              <m:rPr>
                <m:scr m:val="double-struck"/>
              </m:rPr>
              <w:rPr>
                <w:rFonts w:ascii="Cambria Math" w:eastAsiaTheme="minorEastAsia" w:hAnsi="Cambria Math" w:cs="Linux Libertine"/>
              </w:rPr>
              <m:t>Z</m:t>
            </m:r>
          </m:e>
          <m:sub>
            <m:r>
              <w:rPr>
                <w:rFonts w:ascii="Cambria Math" w:eastAsiaTheme="minorEastAsia" w:hAnsi="Cambria Math" w:cs="Linux Libertine"/>
              </w:rPr>
              <m:t>2</m:t>
            </m:r>
          </m:sub>
          <m:sup>
            <m:r>
              <w:rPr>
                <w:rFonts w:ascii="Cambria Math" w:eastAsiaTheme="minorEastAsia" w:hAnsi="Cambria Math" w:cs="Linux Libertine"/>
              </w:rPr>
              <m:t>b</m:t>
            </m:r>
          </m:sup>
        </m:sSubSup>
      </m:oMath>
      <w:r>
        <w:rPr>
          <w:rFonts w:eastAsiaTheme="minorEastAsia"/>
        </w:rPr>
        <w:t xml:space="preserve"> and attempting to propagate it, we can measure the probability of the value giving an output difference of zero. With this, we can easily determine how suitable a given </w:t>
      </w:r>
      <m:oMath>
        <m:sSub>
          <m:sSubPr>
            <m:ctrlPr>
              <w:ins w:id="93" w:author="Mitchell" w:date="2018-09-23T19:40: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94" w:author="Mitchell" w:date="2018-09-23T19:40:00Z">
                <w:rPr>
                  <w:rFonts w:ascii="Linux Libertine" w:eastAsiaTheme="minorEastAsia" w:hAnsi="Linux Libertine" w:cs="Linux Libertine"/>
                </w:rPr>
              </w:ins>
            </m:ctrlPr>
          </m:e>
          <m:sub>
            <m:r>
              <w:rPr>
                <w:rFonts w:ascii="Cambria Math" w:eastAsiaTheme="minorEastAsia" w:hAnsi="Cambria Math" w:cs="Linux Libertine"/>
              </w:rPr>
              <m:t>0</m:t>
            </m:r>
          </m:sub>
        </m:sSub>
      </m:oMath>
      <w:r>
        <w:rPr>
          <w:rFonts w:eastAsiaTheme="minorEastAsia"/>
        </w:rPr>
        <w:t xml:space="preserve"> is for performing a differential attack. However, since propagation is an EXPSPACE problem, this alone is not feasible. Depending on the choice of </w:t>
      </w:r>
      <m:oMath>
        <m:sSub>
          <m:sSubPr>
            <m:ctrlPr>
              <w:ins w:id="95" w:author="Mitchell" w:date="2018-09-23T19:40: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96" w:author="Mitchell" w:date="2018-09-23T19:40:00Z">
                <w:rPr>
                  <w:rFonts w:ascii="Linux Libertine" w:eastAsiaTheme="minorEastAsia" w:hAnsi="Linux Libertine" w:cs="Linux Libertine"/>
                </w:rPr>
              </w:ins>
            </m:ctrlPr>
          </m:e>
          <m:sub>
            <m:r>
              <w:rPr>
                <w:rFonts w:ascii="Cambria Math" w:eastAsiaTheme="minorEastAsia" w:hAnsi="Cambria Math" w:cs="Linux Libertine"/>
              </w:rPr>
              <m:t>0</m:t>
            </m:r>
          </m:sub>
        </m:sSub>
      </m:oMath>
      <w:r>
        <w:rPr>
          <w:rFonts w:eastAsiaTheme="minorEastAsia"/>
        </w:rPr>
        <w:t xml:space="preserve">, it may take up to one minute on a single processor to complete a propagation. Due to this, we opt to restrict our choices for </w:t>
      </w:r>
      <m:oMath>
        <m:sSub>
          <m:sSubPr>
            <m:ctrlPr>
              <w:ins w:id="97" w:author="Mitchell" w:date="2018-09-23T19:42: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98" w:author="Mitchell" w:date="2018-09-23T19:42:00Z">
                <w:rPr>
                  <w:rFonts w:ascii="Linux Libertine" w:eastAsiaTheme="minorEastAsia" w:hAnsi="Linux Libertine" w:cs="Linux Libertine"/>
                </w:rPr>
              </w:ins>
            </m:ctrlPr>
          </m:e>
          <m:sub>
            <m:r>
              <w:rPr>
                <w:rFonts w:ascii="Cambria Math" w:eastAsiaTheme="minorEastAsia" w:hAnsi="Cambria Math" w:cs="Linux Libertine"/>
              </w:rPr>
              <m:t>0</m:t>
            </m:r>
          </m:sub>
        </m:sSub>
      </m:oMath>
      <w:r>
        <w:rPr>
          <w:rFonts w:eastAsiaTheme="minorEastAsia"/>
        </w:rPr>
        <w:t>.</w:t>
      </w:r>
    </w:p>
    <w:p w:rsidR="00023A57" w:rsidRPr="00023A57" w:rsidRDefault="00023A57" w:rsidP="00023A57">
      <w:pPr>
        <w:pStyle w:val="paragraph"/>
        <w:rPr>
          <w:rFonts w:ascii="Cambria Math" w:eastAsiaTheme="minorEastAsia" w:hAnsi="Cambria Math"/>
        </w:rPr>
      </w:pPr>
      <w:r>
        <w:rPr>
          <w:rFonts w:eastAsiaTheme="minorEastAsia"/>
        </w:rPr>
        <w:t xml:space="preserve">Our first restriction is, </w:t>
      </w:r>
      <m:oMath>
        <m:sSub>
          <m:sSubPr>
            <m:ctrlPr>
              <w:ins w:id="99" w:author="Mitchell" w:date="2018-09-23T19:42: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100" w:author="Mitchell" w:date="2018-09-23T19:42:00Z">
                <w:rPr>
                  <w:rFonts w:ascii="Linux Libertine" w:eastAsiaTheme="minorEastAsia" w:hAnsi="Linux Libertine" w:cs="Linux Libertine"/>
                </w:rPr>
              </w:ins>
            </m:ctrlPr>
          </m:e>
          <m:sub>
            <m:r>
              <w:rPr>
                <w:rFonts w:ascii="Cambria Math" w:eastAsiaTheme="minorEastAsia" w:hAnsi="Cambria Math" w:cs="Linux Libertine"/>
              </w:rPr>
              <m:t>0</m:t>
            </m:r>
          </m:sub>
        </m:sSub>
      </m:oMath>
      <w:r>
        <w:rPr>
          <w:rFonts w:eastAsiaTheme="minorEastAsia"/>
        </w:rPr>
        <w:t xml:space="preserve"> should consist of a dense and sparse section. In the sparse section, it should be nothing but 0, while in the dense section, it may be anything. In MAW32, we opt for the sparse section to be the first 4 bytes, with the dense section being the last 4 bytes. </w:t>
      </w:r>
      <w:r w:rsidR="007F199C">
        <w:rPr>
          <w:rFonts w:eastAsiaTheme="minorEastAsia"/>
        </w:rPr>
        <w:t>This is commonly used in hash function cryptanalysis, such as in Mendel</w:t>
      </w:r>
      <w:r w:rsidR="007F199C">
        <w:rPr>
          <w:rFonts w:eastAsiaTheme="minorEastAsia"/>
        </w:rPr>
        <w:fldChar w:fldCharType="begin"/>
      </w:r>
      <w:r w:rsidR="000B0E1B">
        <w:rPr>
          <w:rFonts w:eastAsiaTheme="minorEastAsia"/>
        </w:rPr>
        <w:instrText xml:space="preserve"> ADDIN EN.CITE &lt;EndNote&gt;&lt;Cite&gt;&lt;Author&gt;Mendel&lt;/Author&gt;&lt;Year&gt;2011&lt;/Year&gt;&lt;RecNum&gt;24&lt;/RecNum&gt;&lt;DisplayText&gt;[24]&lt;/DisplayText&gt;&lt;record&gt;&lt;rec-number&gt;24&lt;/rec-number&gt;&lt;foreign-keys&gt;&lt;key app="EN" db-id="w2ta95tpf5pa0lez2fkvtv5jzwx5vaxpzr9w" timestamp="1520918529"&gt;24&lt;/key&gt;&lt;/foreign-keys&gt;&lt;ref-type name="Conference Proceedings"&gt;10&lt;/ref-type&gt;&lt;contributors&gt;&lt;authors&gt;&lt;author&gt;Mendel, Florian&lt;/author&gt;&lt;author&gt;Nad, Tomislav&lt;/author&gt;&lt;author&gt;Schläffer, Martin&lt;/author&gt;&lt;/authors&gt;&lt;tertiary-authors&gt;&lt;author&gt;Lee, Dong Hoon&lt;/author&gt;&lt;author&gt;Wang, Xiaoyun&lt;/author&gt;&lt;/tertiary-authors&gt;&lt;/contributors&gt;&lt;titles&gt;&lt;title&gt;Finding SHA-2 Characteristics: Searching through a Minefield of Contradictions&lt;/title&gt;&lt;tertiary-title&gt;Advances in Cryptology – ASIACRYPT 2011&lt;/tertiary-title&gt;&lt;/titles&gt;&lt;pages&gt;288-307&lt;/pages&gt;&lt;dates&gt;&lt;year&gt;2011&lt;/year&gt;&lt;/dates&gt;&lt;pub-location&gt;Berlin, Heidelberg&lt;/pub-location&gt;&lt;publisher&gt;Springer Berlin Heidelberg&lt;/publisher&gt;&lt;isbn&gt;978-3-642-25385-0&lt;/isbn&gt;&lt;label&gt;10.1007/978-3-642-25385-0_16&lt;/label&gt;&lt;urls&gt;&lt;related-urls&gt;&lt;url&gt;&lt;style face="underline" font="default" size="100%"&gt;https://link.springer.com/chapter/10.1007/978-3-642-25385-0_16&lt;/style&gt;&lt;/url&gt;&lt;/related-urls&gt;&lt;/urls&gt;&lt;/record&gt;&lt;/Cite&gt;&lt;/EndNote&gt;</w:instrText>
      </w:r>
      <w:r w:rsidR="007F199C">
        <w:rPr>
          <w:rFonts w:eastAsiaTheme="minorEastAsia"/>
        </w:rPr>
        <w:fldChar w:fldCharType="separate"/>
      </w:r>
      <w:r w:rsidR="000B0E1B">
        <w:rPr>
          <w:rFonts w:eastAsiaTheme="minorEastAsia"/>
          <w:noProof/>
        </w:rPr>
        <w:t>[24]</w:t>
      </w:r>
      <w:r w:rsidR="007F199C">
        <w:rPr>
          <w:rFonts w:eastAsiaTheme="minorEastAsia"/>
        </w:rPr>
        <w:fldChar w:fldCharType="end"/>
      </w:r>
      <w:r w:rsidR="007F199C">
        <w:rPr>
          <w:rFonts w:eastAsiaTheme="minorEastAsia"/>
        </w:rPr>
        <w:t>: “As in the attack of Nikoli</w:t>
      </w:r>
      <w:r w:rsidR="003565F1" w:rsidRPr="003565F1">
        <w:rPr>
          <w:rFonts w:eastAsiaTheme="minorEastAsia"/>
        </w:rPr>
        <w:t>ć</w:t>
      </w:r>
      <w:r w:rsidR="007F199C">
        <w:rPr>
          <w:rFonts w:eastAsiaTheme="minorEastAsia"/>
        </w:rPr>
        <w:t xml:space="preserve"> and Biryukov we are interested in differential characteristics with differences in only a few message words. Then, large parts of the expanded message have no </w:t>
      </w:r>
      <w:r w:rsidR="007F199C">
        <w:rPr>
          <w:rFonts w:eastAsiaTheme="minorEastAsia"/>
        </w:rPr>
        <w:lastRenderedPageBreak/>
        <w:t xml:space="preserve">difference which in turn, results in an attack on more than 24 steps”. </w:t>
      </w:r>
      <w:r w:rsidR="005F211D">
        <w:rPr>
          <w:rFonts w:eastAsiaTheme="minorEastAsia"/>
        </w:rPr>
        <w:t>W</w:t>
      </w:r>
      <w:r w:rsidR="00174D0D">
        <w:rPr>
          <w:rFonts w:eastAsiaTheme="minorEastAsia"/>
        </w:rPr>
        <w:t>e also</w:t>
      </w:r>
      <w:r>
        <w:rPr>
          <w:rFonts w:eastAsiaTheme="minorEastAsia"/>
        </w:rPr>
        <w:t xml:space="preserve"> place a restriction on the message expansion itself. </w:t>
      </w:r>
      <w:r w:rsidR="00174D0D">
        <w:rPr>
          <w:rFonts w:eastAsiaTheme="minorEastAsia"/>
        </w:rPr>
        <w:t>Specifically, w</w:t>
      </w:r>
      <w:r w:rsidR="005F211D">
        <w:rPr>
          <w:rFonts w:eastAsiaTheme="minorEastAsia"/>
        </w:rPr>
        <w:t>e require at least two out of eight</w:t>
      </w:r>
      <w:r>
        <w:rPr>
          <w:rFonts w:eastAsiaTheme="minorEastAsia"/>
        </w:rPr>
        <w:t xml:space="preserve"> of </w:t>
      </w:r>
      <m:oMath>
        <m:r>
          <m:rPr>
            <m:sty m:val="p"/>
          </m:rPr>
          <w:rPr>
            <w:rFonts w:ascii="Linux Libertine" w:eastAsiaTheme="minorEastAsia" w:hAnsi="Linux Libertine" w:cs="Linux Libertine"/>
          </w:rPr>
          <m:t>Δ</m:t>
        </m:r>
        <m:sSub>
          <m:sSubPr>
            <m:ctrlPr>
              <w:ins w:id="101" w:author="Mitchell" w:date="2018-09-23T19:44:00Z">
                <w:rPr>
                  <w:rFonts w:ascii="Cambria Math" w:eastAsiaTheme="minorEastAsia" w:hAnsi="Cambria Math" w:cs="Linux Libertine"/>
                  <w:i/>
                </w:rPr>
              </w:ins>
            </m:ctrlPr>
          </m:sSubPr>
          <m:e>
            <m:r>
              <w:rPr>
                <w:rFonts w:ascii="Cambria Math" w:eastAsiaTheme="minorEastAsia" w:hAnsi="Cambria Math" w:cs="Linux Libertine"/>
              </w:rPr>
              <m:t>W</m:t>
            </m:r>
          </m:e>
          <m:sub>
            <m:r>
              <w:rPr>
                <w:rFonts w:ascii="Cambria Math" w:eastAsiaTheme="minorEastAsia" w:hAnsi="Cambria Math" w:cs="Linux Libertine"/>
              </w:rPr>
              <m:t>t</m:t>
            </m:r>
          </m:sub>
        </m:sSub>
      </m:oMath>
      <w:r>
        <w:rPr>
          <w:rFonts w:eastAsiaTheme="minorEastAsia"/>
        </w:rPr>
        <w:t xml:space="preserve"> for </w:t>
      </w:r>
      <m:oMath>
        <m:r>
          <w:rPr>
            <w:rFonts w:ascii="Cambria Math" w:eastAsiaTheme="minorEastAsia" w:hAnsi="Cambria Math" w:cs="Linux Libertine"/>
          </w:rPr>
          <m:t>8≤t&lt;16</m:t>
        </m:r>
      </m:oMath>
      <w:r>
        <w:rPr>
          <w:rFonts w:eastAsiaTheme="minorEastAsia"/>
        </w:rPr>
        <w:t xml:space="preserve"> to be zero</w:t>
      </w:r>
      <w:r w:rsidR="005F211D">
        <w:rPr>
          <w:rFonts w:eastAsiaTheme="minorEastAsia"/>
        </w:rPr>
        <w:t>, i.e. at least two non</w:t>
      </w:r>
      <w:r w:rsidR="005F211D">
        <w:rPr>
          <w:rFonts w:eastAsiaTheme="minorEastAsia"/>
        </w:rPr>
        <w:noBreakHyphen/>
        <w:t>trivial message expansions must have a difference of zero</w:t>
      </w:r>
      <w:r>
        <w:rPr>
          <w:rFonts w:eastAsiaTheme="minorEastAsia"/>
        </w:rPr>
        <w:t>.</w:t>
      </w:r>
      <w:r w:rsidRPr="00023A57">
        <w:rPr>
          <w:rFonts w:eastAsiaTheme="minorEastAsia"/>
        </w:rPr>
        <w:t xml:space="preserve"> </w:t>
      </w:r>
      <w:r>
        <w:rPr>
          <w:rFonts w:eastAsiaTheme="minorEastAsia"/>
        </w:rPr>
        <w:t xml:space="preserve">This helps to reduce the overall number of branches in the tree, </w:t>
      </w:r>
      <w:r w:rsidR="00174D0D">
        <w:rPr>
          <w:rFonts w:eastAsiaTheme="minorEastAsia"/>
        </w:rPr>
        <w:t>helping to improve the efficiency of propagation.</w:t>
      </w:r>
      <w:r>
        <w:rPr>
          <w:rFonts w:eastAsiaTheme="minorEastAsia"/>
        </w:rPr>
        <w:t xml:space="preserve"> </w:t>
      </w:r>
    </w:p>
    <w:p w:rsidR="00EF5B62" w:rsidRDefault="00EF5B62" w:rsidP="00EF5B62">
      <w:pPr>
        <w:pStyle w:val="Heading2"/>
      </w:pPr>
      <w:bookmarkStart w:id="102" w:name="_Toc528019243"/>
      <w:r>
        <w:t>Trail Optimization</w:t>
      </w:r>
      <w:bookmarkEnd w:id="102"/>
    </w:p>
    <w:p w:rsidR="00D83CFE" w:rsidRDefault="00D83CFE" w:rsidP="009D06B5">
      <w:pPr>
        <w:pStyle w:val="paragraph"/>
        <w:rPr>
          <w:rFonts w:eastAsiaTheme="minorEastAsia"/>
        </w:rPr>
      </w:pPr>
      <w:r>
        <w:t xml:space="preserve">Before we can begin optimizing a choice of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Pr>
          <w:rFonts w:eastAsiaTheme="minorEastAsia"/>
        </w:rPr>
        <w:t xml:space="preserve">, we must first define a fitness function for it. </w:t>
      </w:r>
      <w:r w:rsidR="00B91A1B">
        <w:rPr>
          <w:rFonts w:eastAsiaTheme="minorEastAsia"/>
        </w:rPr>
        <w:t xml:space="preserve">This fitness function should represent how likely a choice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B91A1B">
        <w:rPr>
          <w:rFonts w:eastAsiaTheme="minorEastAsia"/>
        </w:rPr>
        <w:t xml:space="preserve"> is to produce a collision in MAW32. </w:t>
      </w:r>
      <w:r>
        <w:rPr>
          <w:rFonts w:eastAsiaTheme="minorEastAsia"/>
        </w:rPr>
        <w:t>There are two choices, which we will refer to as the naïve fitness function and probability fitness function.</w:t>
      </w:r>
      <w:r w:rsidR="00980686">
        <w:rPr>
          <w:rFonts w:eastAsiaTheme="minorEastAsia"/>
        </w:rPr>
        <w:t xml:space="preserve"> </w:t>
      </w:r>
    </w:p>
    <w:p w:rsidR="00D83CFE" w:rsidRDefault="00D83CFE" w:rsidP="00D83CFE">
      <w:pPr>
        <w:pStyle w:val="Heading3"/>
        <w:rPr>
          <w:rFonts w:eastAsiaTheme="minorEastAsia"/>
        </w:rPr>
      </w:pPr>
      <w:bookmarkStart w:id="103" w:name="_Toc528019244"/>
      <w:r>
        <w:rPr>
          <w:rFonts w:eastAsiaTheme="minorEastAsia"/>
        </w:rPr>
        <w:t xml:space="preserve">Naïve </w:t>
      </w:r>
      <w:r w:rsidR="00A04BB7">
        <w:rPr>
          <w:rFonts w:eastAsiaTheme="minorEastAsia"/>
        </w:rPr>
        <w:t>F</w:t>
      </w:r>
      <w:r>
        <w:rPr>
          <w:rFonts w:eastAsiaTheme="minorEastAsia"/>
        </w:rPr>
        <w:t xml:space="preserve">itness </w:t>
      </w:r>
      <w:r w:rsidR="00A04BB7">
        <w:rPr>
          <w:rFonts w:eastAsiaTheme="minorEastAsia"/>
        </w:rPr>
        <w:t>F</w:t>
      </w:r>
      <w:r>
        <w:rPr>
          <w:rFonts w:eastAsiaTheme="minorEastAsia"/>
        </w:rPr>
        <w:t>unction</w:t>
      </w:r>
      <w:bookmarkEnd w:id="103"/>
    </w:p>
    <w:p w:rsidR="00B64755" w:rsidRDefault="00D83CFE" w:rsidP="00D83CFE">
      <w:pPr>
        <w:pStyle w:val="paragraph"/>
        <w:rPr>
          <w:rFonts w:eastAsiaTheme="minorEastAsia"/>
        </w:rPr>
      </w:pPr>
      <w:r>
        <w:t xml:space="preserve">After propagation has occurred, we will have </w:t>
      </w:r>
      <m:oMath>
        <m:r>
          <w:rPr>
            <w:rFonts w:ascii="Cambria Math" w:hAnsi="Cambria Math" w:cs="Linux Libertine"/>
          </w:rPr>
          <m:t>n</m:t>
        </m:r>
      </m:oMath>
      <w:r w:rsidR="00820FC7">
        <w:rPr>
          <w:rFonts w:eastAsiaTheme="minorEastAsia"/>
        </w:rPr>
        <w:t xml:space="preserve"> many differential trails in the propagation tree</w:t>
      </w:r>
      <w:r>
        <w:rPr>
          <w:rFonts w:eastAsiaTheme="minorEastAsia"/>
        </w:rPr>
        <w:t xml:space="preserve">. Of these </w:t>
      </w:r>
      <m:oMath>
        <m:r>
          <w:rPr>
            <w:rFonts w:ascii="Cambria Math" w:eastAsiaTheme="minorEastAsia" w:hAnsi="Cambria Math" w:cs="Linux Libertine"/>
          </w:rPr>
          <m:t>n</m:t>
        </m:r>
      </m:oMath>
      <w:r>
        <w:rPr>
          <w:rFonts w:eastAsiaTheme="minorEastAsia"/>
        </w:rPr>
        <w:t xml:space="preserve"> many</w:t>
      </w:r>
      <w:r w:rsidR="00820FC7">
        <w:rPr>
          <w:rFonts w:eastAsiaTheme="minorEastAsia"/>
        </w:rPr>
        <w:t xml:space="preserve"> trails</w:t>
      </w:r>
      <w:r>
        <w:rPr>
          <w:rFonts w:eastAsiaTheme="minorEastAsia"/>
        </w:rPr>
        <w:t xml:space="preserve">, </w:t>
      </w:r>
      <m:oMath>
        <m:r>
          <w:rPr>
            <w:rFonts w:ascii="Cambria Math" w:eastAsiaTheme="minorEastAsia" w:hAnsi="Cambria Math" w:cs="Linux Libertine"/>
          </w:rPr>
          <m:t>0≤k≤n</m:t>
        </m:r>
      </m:oMath>
      <w:r>
        <w:rPr>
          <w:rFonts w:eastAsiaTheme="minorEastAsia"/>
        </w:rPr>
        <w:t xml:space="preserve"> will correspond to </w:t>
      </w:r>
      <w:r w:rsidR="00820FC7">
        <w:rPr>
          <w:rFonts w:eastAsiaTheme="minorEastAsia"/>
        </w:rPr>
        <w:t xml:space="preserve">trails of the form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r>
          <w:rPr>
            <w:rFonts w:ascii="Cambria Math" w:eastAsiaTheme="minorEastAsia" w:hAnsi="Cambria Math" w:cs="Linux Libertine"/>
          </w:rPr>
          <m:t>→0</m:t>
        </m:r>
      </m:oMath>
      <w:r w:rsidR="00820FC7">
        <w:rPr>
          <w:rFonts w:eastAsiaTheme="minorEastAsia"/>
        </w:rPr>
        <w:t>, i.e. trails which correspond to an output difference of 0.</w:t>
      </w:r>
      <w:r>
        <w:rPr>
          <w:rFonts w:eastAsiaTheme="minorEastAsia"/>
        </w:rPr>
        <w:t xml:space="preserve"> By assuming that every branch has roughly the same probability of being visited, we can define the fitness of an input difference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to be </w:t>
      </w:r>
      <m:oMath>
        <m:f>
          <m:fPr>
            <m:ctrlPr>
              <w:rPr>
                <w:rFonts w:ascii="Cambria Math" w:eastAsiaTheme="minorEastAsia" w:hAnsi="Cambria Math" w:cs="Linux Libertine"/>
                <w:i/>
              </w:rPr>
            </m:ctrlPr>
          </m:fPr>
          <m:num>
            <m:r>
              <w:rPr>
                <w:rFonts w:ascii="Cambria Math" w:eastAsiaTheme="minorEastAsia" w:hAnsi="Cambria Math" w:cs="Linux Libertine"/>
              </w:rPr>
              <m:t>n</m:t>
            </m:r>
          </m:num>
          <m:den>
            <m:r>
              <w:rPr>
                <w:rFonts w:ascii="Cambria Math" w:eastAsiaTheme="minorEastAsia" w:hAnsi="Cambria Math" w:cs="Linux Libertine"/>
              </w:rPr>
              <m:t>k</m:t>
            </m:r>
          </m:den>
        </m:f>
      </m:oMath>
      <w:r>
        <w:rPr>
          <w:rFonts w:eastAsiaTheme="minorEastAsia"/>
        </w:rPr>
        <w:t xml:space="preserve">, where </w:t>
      </w:r>
      <m:oMath>
        <m:r>
          <w:rPr>
            <w:rFonts w:ascii="Cambria Math" w:eastAsiaTheme="minorEastAsia" w:hAnsi="Cambria Math" w:cs="Linux Libertine"/>
          </w:rPr>
          <m:t>n, k</m:t>
        </m:r>
      </m:oMath>
      <w:r>
        <w:rPr>
          <w:rFonts w:eastAsiaTheme="minorEastAsia"/>
        </w:rPr>
        <w:t xml:space="preserve"> are the values described before applied to the propagation tree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w:t>
      </w:r>
      <w:r w:rsidR="00B64755">
        <w:rPr>
          <w:rFonts w:eastAsiaTheme="minorEastAsia"/>
        </w:rPr>
        <w:t xml:space="preserve">To interpret this result, we say that if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B64755">
        <w:rPr>
          <w:rFonts w:eastAsiaTheme="minorEastAsia"/>
        </w:rPr>
        <w:t xml:space="preserve"> has a fitness of </w:t>
      </w:r>
      <m:oMath>
        <m:f>
          <m:fPr>
            <m:ctrlPr>
              <w:rPr>
                <w:rFonts w:ascii="Cambria Math" w:eastAsiaTheme="minorEastAsia" w:hAnsi="Cambria Math" w:cs="Linux Libertine"/>
                <w:i/>
              </w:rPr>
            </m:ctrlPr>
          </m:fPr>
          <m:num>
            <m:r>
              <w:rPr>
                <w:rFonts w:ascii="Cambria Math" w:eastAsiaTheme="minorEastAsia" w:hAnsi="Cambria Math" w:cs="Linux Libertine"/>
              </w:rPr>
              <m:t>n</m:t>
            </m:r>
          </m:num>
          <m:den>
            <m:r>
              <w:rPr>
                <w:rFonts w:ascii="Cambria Math" w:eastAsiaTheme="minorEastAsia" w:hAnsi="Cambria Math" w:cs="Linux Libertine"/>
              </w:rPr>
              <m:t>k</m:t>
            </m:r>
          </m:den>
        </m:f>
      </m:oMath>
      <w:r w:rsidR="00B64755">
        <w:rPr>
          <w:rFonts w:eastAsiaTheme="minorEastAsia"/>
        </w:rPr>
        <w:t xml:space="preserve">, and </w:t>
      </w:r>
      <m:oMath>
        <m:sSubSup>
          <m:sSubSupPr>
            <m:ctrlPr>
              <w:rPr>
                <w:rFonts w:ascii="Cambria Math" w:eastAsiaTheme="minorEastAsia" w:hAnsi="Cambria Math" w:cs="Linux Libertine"/>
                <w:i/>
              </w:rPr>
            </m:ctrlPr>
          </m:sSubSup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up>
            <m:r>
              <w:rPr>
                <w:rFonts w:ascii="Cambria Math" w:eastAsiaTheme="minorEastAsia" w:hAnsi="Cambria Math" w:cs="Linux Libertine"/>
              </w:rPr>
              <m:t>'</m:t>
            </m:r>
          </m:sup>
        </m:sSubSup>
      </m:oMath>
      <w:r w:rsidR="00B64755">
        <w:rPr>
          <w:rFonts w:eastAsiaTheme="minorEastAsia"/>
        </w:rPr>
        <w:t xml:space="preserve"> has a fitness of </w:t>
      </w:r>
      <m:oMath>
        <m:f>
          <m:fPr>
            <m:ctrlPr>
              <w:rPr>
                <w:rFonts w:ascii="Cambria Math" w:eastAsiaTheme="minorEastAsia" w:hAnsi="Cambria Math" w:cs="Linux Libertine"/>
                <w:i/>
              </w:rPr>
            </m:ctrlPr>
          </m:fPr>
          <m:num>
            <m:sSup>
              <m:sSupPr>
                <m:ctrlPr>
                  <w:rPr>
                    <w:rFonts w:ascii="Cambria Math" w:eastAsiaTheme="minorEastAsia" w:hAnsi="Cambria Math" w:cs="Linux Libertine"/>
                    <w:i/>
                  </w:rPr>
                </m:ctrlPr>
              </m:sSupPr>
              <m:e>
                <m:r>
                  <w:rPr>
                    <w:rFonts w:ascii="Cambria Math" w:eastAsiaTheme="minorEastAsia" w:hAnsi="Cambria Math" w:cs="Linux Libertine"/>
                  </w:rPr>
                  <m:t>n</m:t>
                </m:r>
              </m:e>
              <m:sup>
                <m:r>
                  <w:rPr>
                    <w:rFonts w:ascii="Cambria Math" w:eastAsiaTheme="minorEastAsia" w:hAnsi="Cambria Math" w:cs="Linux Libertine"/>
                  </w:rPr>
                  <m:t>'</m:t>
                </m:r>
              </m:sup>
            </m:sSup>
          </m:num>
          <m:den>
            <m:sSup>
              <m:sSupPr>
                <m:ctrlPr>
                  <w:rPr>
                    <w:rFonts w:ascii="Cambria Math" w:eastAsiaTheme="minorEastAsia" w:hAnsi="Cambria Math" w:cs="Linux Libertine"/>
                    <w:i/>
                  </w:rPr>
                </m:ctrlPr>
              </m:sSupPr>
              <m:e>
                <m:r>
                  <w:rPr>
                    <w:rFonts w:ascii="Cambria Math" w:eastAsiaTheme="minorEastAsia" w:hAnsi="Cambria Math" w:cs="Linux Libertine"/>
                  </w:rPr>
                  <m:t>k</m:t>
                </m:r>
              </m:e>
              <m:sup>
                <m:r>
                  <w:rPr>
                    <w:rFonts w:ascii="Cambria Math" w:eastAsiaTheme="minorEastAsia" w:hAnsi="Cambria Math" w:cs="Linux Libertine"/>
                  </w:rPr>
                  <m:t>'</m:t>
                </m:r>
              </m:sup>
            </m:sSup>
          </m:den>
        </m:f>
      </m:oMath>
      <w:r w:rsidR="00B64755">
        <w:rPr>
          <w:rFonts w:eastAsiaTheme="minorEastAsia"/>
        </w:rPr>
        <w:t xml:space="preserve">, then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B64755">
        <w:rPr>
          <w:rFonts w:eastAsiaTheme="minorEastAsia"/>
        </w:rPr>
        <w:t xml:space="preserve"> is a better input difference if </w:t>
      </w:r>
      <m:oMath>
        <m:f>
          <m:fPr>
            <m:ctrlPr>
              <w:rPr>
                <w:rFonts w:ascii="Cambria Math" w:eastAsiaTheme="minorEastAsia" w:hAnsi="Cambria Math" w:cs="Linux Libertine"/>
                <w:i/>
              </w:rPr>
            </m:ctrlPr>
          </m:fPr>
          <m:num>
            <m:r>
              <w:rPr>
                <w:rFonts w:ascii="Cambria Math" w:eastAsiaTheme="minorEastAsia" w:hAnsi="Cambria Math" w:cs="Linux Libertine"/>
              </w:rPr>
              <m:t>n</m:t>
            </m:r>
          </m:num>
          <m:den>
            <m:r>
              <w:rPr>
                <w:rFonts w:ascii="Cambria Math" w:eastAsiaTheme="minorEastAsia" w:hAnsi="Cambria Math" w:cs="Linux Libertine"/>
              </w:rPr>
              <m:t>k</m:t>
            </m:r>
          </m:den>
        </m:f>
        <m:r>
          <w:rPr>
            <w:rFonts w:ascii="Cambria Math" w:eastAsiaTheme="minorEastAsia" w:hAnsi="Cambria Math" w:cs="Linux Libertine"/>
          </w:rPr>
          <m:t>&gt;</m:t>
        </m:r>
        <m:f>
          <m:fPr>
            <m:ctrlPr>
              <w:rPr>
                <w:rFonts w:ascii="Cambria Math" w:eastAsiaTheme="minorEastAsia" w:hAnsi="Cambria Math" w:cs="Linux Libertine"/>
                <w:i/>
              </w:rPr>
            </m:ctrlPr>
          </m:fPr>
          <m:num>
            <m:r>
              <w:rPr>
                <w:rFonts w:ascii="Cambria Math" w:eastAsiaTheme="minorEastAsia" w:hAnsi="Cambria Math" w:cs="Linux Libertine"/>
              </w:rPr>
              <m:t>n'</m:t>
            </m:r>
          </m:num>
          <m:den>
            <m:r>
              <w:rPr>
                <w:rFonts w:ascii="Cambria Math" w:eastAsiaTheme="minorEastAsia" w:hAnsi="Cambria Math" w:cs="Linux Libertine"/>
              </w:rPr>
              <m:t>k'</m:t>
            </m:r>
          </m:den>
        </m:f>
      </m:oMath>
      <w:r w:rsidR="00B64755">
        <w:rPr>
          <w:rFonts w:eastAsiaTheme="minorEastAsia"/>
        </w:rPr>
        <w:t xml:space="preserve">. The benefit of using this fitness function is that it can be applied to any tree of any size without loss of precision; rather than storing a floating point number, we may store the values </w:t>
      </w:r>
      <m:oMath>
        <m:r>
          <w:rPr>
            <w:rFonts w:ascii="Cambria Math" w:eastAsiaTheme="minorEastAsia" w:hAnsi="Cambria Math" w:cs="Linux Libertine"/>
          </w:rPr>
          <m:t>n, k</m:t>
        </m:r>
      </m:oMath>
      <w:r w:rsidR="00B64755">
        <w:rPr>
          <w:rFonts w:eastAsiaTheme="minorEastAsia"/>
        </w:rPr>
        <w:t xml:space="preserve"> as unsigned integers, and use the fact that </w:t>
      </w:r>
      <m:oMath>
        <m:f>
          <m:fPr>
            <m:ctrlPr>
              <w:rPr>
                <w:rFonts w:ascii="Cambria Math" w:eastAsiaTheme="minorEastAsia" w:hAnsi="Cambria Math" w:cs="Linux Libertine"/>
                <w:i/>
              </w:rPr>
            </m:ctrlPr>
          </m:fPr>
          <m:num>
            <m:r>
              <w:rPr>
                <w:rFonts w:ascii="Cambria Math" w:eastAsiaTheme="minorEastAsia" w:hAnsi="Cambria Math" w:cs="Linux Libertine"/>
              </w:rPr>
              <m:t>n</m:t>
            </m:r>
          </m:num>
          <m:den>
            <m:r>
              <w:rPr>
                <w:rFonts w:ascii="Cambria Math" w:eastAsiaTheme="minorEastAsia" w:hAnsi="Cambria Math" w:cs="Linux Libertine"/>
              </w:rPr>
              <m:t>k</m:t>
            </m:r>
          </m:den>
        </m:f>
        <m:r>
          <w:rPr>
            <w:rFonts w:ascii="Cambria Math" w:eastAsiaTheme="minorEastAsia" w:hAnsi="Cambria Math" w:cs="Linux Libertine"/>
          </w:rPr>
          <m:t>&gt;</m:t>
        </m:r>
        <m:f>
          <m:fPr>
            <m:ctrlPr>
              <w:rPr>
                <w:rFonts w:ascii="Cambria Math" w:eastAsiaTheme="minorEastAsia" w:hAnsi="Cambria Math" w:cs="Linux Libertine"/>
                <w:i/>
              </w:rPr>
            </m:ctrlPr>
          </m:fPr>
          <m:num>
            <m:r>
              <w:rPr>
                <w:rFonts w:ascii="Cambria Math" w:eastAsiaTheme="minorEastAsia" w:hAnsi="Cambria Math" w:cs="Linux Libertine"/>
              </w:rPr>
              <m:t>n'</m:t>
            </m:r>
          </m:num>
          <m:den>
            <m:r>
              <w:rPr>
                <w:rFonts w:ascii="Cambria Math" w:eastAsiaTheme="minorEastAsia" w:hAnsi="Cambria Math" w:cs="Linux Libertine"/>
              </w:rPr>
              <m:t>k'</m:t>
            </m:r>
          </m:den>
        </m:f>
        <m:r>
          <w:rPr>
            <w:rFonts w:ascii="Cambria Math" w:eastAsiaTheme="minorEastAsia" w:hAnsi="Cambria Math" w:cs="Linux Libertine"/>
          </w:rPr>
          <m:t xml:space="preserve"> ⟺n</m:t>
        </m:r>
        <m:sSup>
          <m:sSupPr>
            <m:ctrlPr>
              <w:rPr>
                <w:rFonts w:ascii="Cambria Math" w:eastAsiaTheme="minorEastAsia" w:hAnsi="Cambria Math" w:cs="Linux Libertine"/>
                <w:i/>
              </w:rPr>
            </m:ctrlPr>
          </m:sSupPr>
          <m:e>
            <m:r>
              <w:rPr>
                <w:rFonts w:ascii="Cambria Math" w:eastAsiaTheme="minorEastAsia" w:hAnsi="Cambria Math" w:cs="Linux Libertine"/>
              </w:rPr>
              <m:t>k</m:t>
            </m:r>
          </m:e>
          <m:sup>
            <m:r>
              <w:rPr>
                <w:rFonts w:ascii="Cambria Math" w:eastAsiaTheme="minorEastAsia" w:hAnsi="Cambria Math" w:cs="Linux Libertine"/>
              </w:rPr>
              <m:t>'</m:t>
            </m:r>
          </m:sup>
        </m:sSup>
        <m:r>
          <w:rPr>
            <w:rFonts w:ascii="Cambria Math" w:eastAsiaTheme="minorEastAsia" w:hAnsi="Cambria Math" w:cs="Linux Libertine"/>
          </w:rPr>
          <m:t>&gt;</m:t>
        </m:r>
        <m:sSup>
          <m:sSupPr>
            <m:ctrlPr>
              <w:rPr>
                <w:rFonts w:ascii="Cambria Math" w:eastAsiaTheme="minorEastAsia" w:hAnsi="Cambria Math" w:cs="Linux Libertine"/>
                <w:i/>
              </w:rPr>
            </m:ctrlPr>
          </m:sSupPr>
          <m:e>
            <m:r>
              <w:rPr>
                <w:rFonts w:ascii="Cambria Math" w:eastAsiaTheme="minorEastAsia" w:hAnsi="Cambria Math" w:cs="Linux Libertine"/>
              </w:rPr>
              <m:t>n</m:t>
            </m:r>
          </m:e>
          <m:sup>
            <m:r>
              <w:rPr>
                <w:rFonts w:ascii="Cambria Math" w:eastAsiaTheme="minorEastAsia" w:hAnsi="Cambria Math" w:cs="Linux Libertine"/>
              </w:rPr>
              <m:t>'</m:t>
            </m:r>
          </m:sup>
        </m:sSup>
        <m:r>
          <w:rPr>
            <w:rFonts w:ascii="Cambria Math" w:eastAsiaTheme="minorEastAsia" w:hAnsi="Cambria Math" w:cs="Linux Libertine"/>
          </w:rPr>
          <m:t>k</m:t>
        </m:r>
      </m:oMath>
      <w:r w:rsidR="00B64755">
        <w:rPr>
          <w:rFonts w:eastAsiaTheme="minorEastAsia"/>
        </w:rPr>
        <w:t xml:space="preserve"> to avoid floating point imprecision. The downside of using this fitness function however is our assumption that each branch has roughly the same probability of occurring; this is unlikely to be the case in general, and as such, may bias results. </w:t>
      </w:r>
    </w:p>
    <w:p w:rsidR="00B64755" w:rsidRDefault="00A04BB7" w:rsidP="00B64755">
      <w:pPr>
        <w:pStyle w:val="Heading3"/>
        <w:rPr>
          <w:rFonts w:eastAsiaTheme="minorEastAsia"/>
        </w:rPr>
      </w:pPr>
      <w:bookmarkStart w:id="104" w:name="_Toc528019245"/>
      <w:r>
        <w:rPr>
          <w:rFonts w:eastAsiaTheme="minorEastAsia"/>
        </w:rPr>
        <w:t>Probabilistic F</w:t>
      </w:r>
      <w:r w:rsidR="00B64755">
        <w:rPr>
          <w:rFonts w:eastAsiaTheme="minorEastAsia"/>
        </w:rPr>
        <w:t xml:space="preserve">itness </w:t>
      </w:r>
      <w:r>
        <w:rPr>
          <w:rFonts w:eastAsiaTheme="minorEastAsia"/>
        </w:rPr>
        <w:t>F</w:t>
      </w:r>
      <w:r w:rsidR="00B64755">
        <w:rPr>
          <w:rFonts w:eastAsiaTheme="minorEastAsia"/>
        </w:rPr>
        <w:t>unction</w:t>
      </w:r>
      <w:bookmarkEnd w:id="104"/>
    </w:p>
    <w:p w:rsidR="00D83CFE" w:rsidRDefault="00B64755" w:rsidP="00D83CFE">
      <w:pPr>
        <w:pStyle w:val="paragraph"/>
        <w:rPr>
          <w:rFonts w:eastAsiaTheme="minorEastAsia"/>
        </w:rPr>
      </w:pPr>
      <w:r>
        <w:rPr>
          <w:rFonts w:eastAsiaTheme="minorEastAsia"/>
        </w:rPr>
        <w:t xml:space="preserve">When propagating a choice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we construct the propagation tree; in this tree, every branch is assigned a probability in </w:t>
      </w:r>
      <m:oMath>
        <m:r>
          <w:rPr>
            <w:rFonts w:ascii="Linux Libertine" w:eastAsiaTheme="minorEastAsia" w:hAnsi="Linux Libertine" w:cs="Linux Libertine"/>
          </w:rPr>
          <m:t>[0,1]</m:t>
        </m:r>
      </m:oMath>
      <w:r>
        <w:rPr>
          <w:rFonts w:eastAsiaTheme="minorEastAsia"/>
        </w:rPr>
        <w:t xml:space="preserve">, which represent the likelihood of a randomly chosen pair of inputs differing by that amount. Assuming independence, the probability of specific path in the tree occurring is simply the product of the probability of each branch. </w:t>
      </w:r>
      <w:r w:rsidR="00705DCF">
        <w:rPr>
          <w:rFonts w:eastAsiaTheme="minorEastAsia"/>
        </w:rPr>
        <w:t xml:space="preserve">So, each zero trail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r>
          <w:rPr>
            <w:rFonts w:ascii="Cambria Math" w:eastAsiaTheme="minorEastAsia" w:hAnsi="Cambria Math" w:cs="Linux Libertine"/>
          </w:rPr>
          <m:t>→0</m:t>
        </m:r>
      </m:oMath>
      <w:r w:rsidR="00705DCF">
        <w:rPr>
          <w:rFonts w:eastAsiaTheme="minorEastAsia"/>
        </w:rPr>
        <w:t xml:space="preserve"> holds with some probability </w:t>
      </w:r>
      <m:oMath>
        <m:r>
          <w:rPr>
            <w:rFonts w:ascii="Cambria Math" w:eastAsiaTheme="minorEastAsia" w:hAnsi="Cambria Math" w:cs="Cambria Math"/>
          </w:rPr>
          <m:t>ρ</m:t>
        </m:r>
      </m:oMath>
      <w:r w:rsidR="00705DCF">
        <w:rPr>
          <w:rFonts w:eastAsiaTheme="minorEastAsia"/>
        </w:rPr>
        <w:t xml:space="preserve">. </w:t>
      </w:r>
      <w:r>
        <w:rPr>
          <w:rFonts w:eastAsiaTheme="minorEastAsia"/>
        </w:rPr>
        <w:t xml:space="preserve">To determine how likely a collision is to </w:t>
      </w:r>
      <w:r>
        <w:rPr>
          <w:rFonts w:eastAsiaTheme="minorEastAsia"/>
        </w:rPr>
        <w:lastRenderedPageBreak/>
        <w:t xml:space="preserve">occur for our input difference, we may simply sum these </w:t>
      </w:r>
      <w:r w:rsidR="00705DCF">
        <w:rPr>
          <w:rFonts w:eastAsiaTheme="minorEastAsia"/>
        </w:rPr>
        <w:t xml:space="preserve">values of </w:t>
      </w:r>
      <m:oMath>
        <m:r>
          <w:rPr>
            <w:rFonts w:ascii="Cambria Math" w:eastAsiaTheme="minorEastAsia" w:hAnsi="Cambria Math" w:cs="Cambria Math"/>
          </w:rPr>
          <m:t>ρ</m:t>
        </m:r>
      </m:oMath>
      <w:r w:rsidR="00705DCF">
        <w:rPr>
          <w:rFonts w:eastAsiaTheme="minorEastAsia"/>
        </w:rPr>
        <w:t xml:space="preserve"> for all possible zero trails in the propagation tree. </w:t>
      </w:r>
      <w:r>
        <w:rPr>
          <w:rFonts w:eastAsiaTheme="minorEastAsia"/>
        </w:rPr>
        <w:t xml:space="preserve">Since these events are </w:t>
      </w:r>
      <w:r w:rsidR="00705DCF">
        <w:rPr>
          <w:rFonts w:eastAsiaTheme="minorEastAsia"/>
        </w:rPr>
        <w:t xml:space="preserve">typically </w:t>
      </w:r>
      <w:r>
        <w:rPr>
          <w:rFonts w:eastAsiaTheme="minorEastAsia"/>
        </w:rPr>
        <w:t xml:space="preserve">not independent, this gives a lower bound on the probability. The downside to using this function is floating point imprecision; the probability of an arbitrary </w:t>
      </w:r>
      <w:r w:rsidR="00705DCF">
        <w:rPr>
          <w:rFonts w:eastAsiaTheme="minorEastAsia"/>
        </w:rPr>
        <w:t xml:space="preserve">trail </w:t>
      </w:r>
      <w:r>
        <w:rPr>
          <w:rFonts w:eastAsiaTheme="minorEastAsia"/>
        </w:rPr>
        <w:t xml:space="preserve">holding for 8 rounds of MAW32 is </w:t>
      </w:r>
      <w:r w:rsidR="00705DCF">
        <w:rPr>
          <w:rFonts w:eastAsiaTheme="minorEastAsia"/>
        </w:rPr>
        <w:t xml:space="preserve">typically around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-50</m:t>
            </m:r>
          </m:sup>
        </m:sSup>
      </m:oMath>
      <w:r>
        <w:rPr>
          <w:rFonts w:eastAsiaTheme="minorEastAsia"/>
        </w:rPr>
        <w:t xml:space="preserve">; </w:t>
      </w:r>
      <w:r w:rsidR="00705DCF">
        <w:rPr>
          <w:rFonts w:eastAsiaTheme="minorEastAsia"/>
        </w:rPr>
        <w:t>however, the smallest non</w:t>
      </w:r>
      <w:r w:rsidR="00705DCF">
        <w:rPr>
          <w:rFonts w:eastAsiaTheme="minorEastAsia"/>
        </w:rPr>
        <w:noBreakHyphen/>
        <w:t>zero number that can be stored in a double</w:t>
      </w:r>
      <w:r w:rsidR="00705DCF">
        <w:rPr>
          <w:rFonts w:eastAsiaTheme="minorEastAsia"/>
        </w:rPr>
        <w:noBreakHyphen/>
        <w:t xml:space="preserve">precision floating point number is </w:t>
      </w:r>
      <m:oMath>
        <m:r>
          <w:rPr>
            <w:rFonts w:ascii="Cambria Math" w:eastAsiaTheme="minorEastAsia" w:hAnsi="Cambria Math" w:cs="Linux Libertine"/>
          </w:rPr>
          <m:t>2.22045×</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-16</m:t>
            </m:r>
          </m:sup>
        </m:sSup>
        <m:r>
          <w:rPr>
            <w:rFonts w:ascii="Cambria Math" w:eastAsiaTheme="minorEastAsia" w:hAnsi="Cambria Math" w:cs="Linux Libertine"/>
          </w:rPr>
          <m:t>≈</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-52</m:t>
            </m:r>
          </m:sup>
        </m:sSup>
      </m:oMath>
      <w:r w:rsidR="00705DCF">
        <w:rPr>
          <w:rFonts w:eastAsiaTheme="minorEastAsia"/>
        </w:rPr>
        <w:t xml:space="preserve">. </w:t>
      </w:r>
      <w:r w:rsidR="00546AC9">
        <w:rPr>
          <w:rFonts w:eastAsiaTheme="minorEastAsia"/>
        </w:rPr>
        <w:t xml:space="preserve">As such, if any of our choices of </w:t>
      </w:r>
      <m:oMath>
        <m:r>
          <w:rPr>
            <w:rFonts w:ascii="Cambria Math" w:eastAsiaTheme="minorEastAsia" w:hAnsi="Cambria Math" w:cs="Cambria Math"/>
          </w:rPr>
          <m:t>ρ</m:t>
        </m:r>
      </m:oMath>
      <w:r w:rsidR="00546AC9">
        <w:rPr>
          <w:rFonts w:eastAsiaTheme="minorEastAsia"/>
        </w:rPr>
        <w:t xml:space="preserve"> are less than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-52</m:t>
            </m:r>
          </m:sup>
        </m:sSup>
      </m:oMath>
      <w:r w:rsidR="00546AC9">
        <w:rPr>
          <w:rFonts w:eastAsiaTheme="minorEastAsia"/>
        </w:rPr>
        <w:t xml:space="preserve">, they will be rounded to zero, and hence discarded. If many of these trails exist, then we may introduce imprecision, which in turn causes a bias towards lower fitness’, </w:t>
      </w:r>
      <w:r w:rsidR="00705DCF">
        <w:rPr>
          <w:rFonts w:eastAsiaTheme="minorEastAsia"/>
        </w:rPr>
        <w:t>influencing</w:t>
      </w:r>
      <w:r>
        <w:rPr>
          <w:rFonts w:eastAsiaTheme="minorEastAsia"/>
        </w:rPr>
        <w:t xml:space="preserve"> our result negatively.</w:t>
      </w:r>
    </w:p>
    <w:p w:rsidR="00D62A3C" w:rsidRPr="00546AC9" w:rsidRDefault="00D62A3C" w:rsidP="00D83CFE">
      <w:pPr>
        <w:pStyle w:val="paragraph"/>
        <w:rPr>
          <w:rFonts w:eastAsiaTheme="minorEastAsia" w:cstheme="minorHAnsi"/>
        </w:rPr>
      </w:pPr>
      <w:r w:rsidRPr="00546AC9">
        <w:rPr>
          <w:rFonts w:cstheme="minorHAnsi"/>
        </w:rPr>
        <w:t xml:space="preserve">Equipped with these functions, we may now describe our methods for finding our choices of </w:t>
      </w:r>
      <m:oMath>
        <m:sSub>
          <m:sSubPr>
            <m:ctrlPr>
              <w:rPr>
                <w:rFonts w:ascii="Cambria Math" w:hAnsi="Cambria Math" w:cstheme="minorHAnsi"/>
                <w:i/>
              </w:rPr>
            </m:ctrlPr>
          </m:sSubPr>
          <m:e>
            <m:r>
              <m:rPr>
                <m:sty m:val="p"/>
              </m:rPr>
              <w:rPr>
                <w:rFonts w:ascii="Cambria Math" w:hAnsi="Cambria Math" w:cstheme="minorHAnsi"/>
              </w:rPr>
              <m:t>Δ</m:t>
            </m:r>
            <m:ctrlPr>
              <w:rPr>
                <w:rFonts w:ascii="Cambria Math" w:hAnsi="Cambria Math" w:cstheme="minorHAnsi"/>
              </w:rPr>
            </m:ctrlPr>
          </m:e>
          <m:sub>
            <m:r>
              <w:rPr>
                <w:rFonts w:ascii="Cambria Math" w:hAnsi="Cambria Math" w:cstheme="minorHAnsi"/>
              </w:rPr>
              <m:t>0</m:t>
            </m:r>
          </m:sub>
        </m:sSub>
      </m:oMath>
      <w:r w:rsidRPr="00546AC9">
        <w:rPr>
          <w:rFonts w:eastAsiaTheme="minorEastAsia" w:cstheme="minorHAnsi"/>
        </w:rPr>
        <w:t xml:space="preserve">. As described earlier, we may randomly select a value of </w:t>
      </w:r>
      <m:oMath>
        <m:sSub>
          <m:sSubPr>
            <m:ctrlPr>
              <w:rPr>
                <w:rFonts w:ascii="Cambria Math" w:eastAsiaTheme="minorEastAsia" w:hAnsi="Cambria Math" w:cstheme="minorHAnsi"/>
                <w:i/>
              </w:rPr>
            </m:ctrlPr>
          </m:sSubPr>
          <m:e>
            <m:r>
              <m:rPr>
                <m:sty m:val="p"/>
              </m:rPr>
              <w:rPr>
                <w:rFonts w:ascii="Cambria Math" w:eastAsiaTheme="minorEastAsia" w:hAnsi="Cambria Math" w:cstheme="minorHAnsi"/>
              </w:rPr>
              <m:t>Δ</m:t>
            </m:r>
            <m:ctrlPr>
              <w:rPr>
                <w:rFonts w:ascii="Cambria Math" w:eastAsiaTheme="minorEastAsia" w:hAnsi="Cambria Math" w:cstheme="minorHAnsi"/>
              </w:rPr>
            </m:ctrlPr>
          </m:e>
          <m:sub>
            <m:r>
              <w:rPr>
                <w:rFonts w:ascii="Cambria Math" w:eastAsiaTheme="minorEastAsia" w:hAnsi="Cambria Math" w:cstheme="minorHAnsi"/>
              </w:rPr>
              <m:t>0</m:t>
            </m:r>
          </m:sub>
        </m:sSub>
      </m:oMath>
      <w:r w:rsidRPr="00546AC9">
        <w:rPr>
          <w:rFonts w:eastAsiaTheme="minorEastAsia" w:cstheme="minorHAnsi"/>
        </w:rPr>
        <w:t xml:space="preserve"> by assigning the first 4 bytes as 0, and randomly assigning the last 4 bytes. To increase the likelihood of collision, we also ensure that the message expansion is 0 for at least 2/8 of the message expansions. </w:t>
      </w:r>
    </w:p>
    <w:p w:rsidR="00D62A3C" w:rsidRPr="00635B89" w:rsidRDefault="00D62A3C" w:rsidP="00D83CFE">
      <w:pPr>
        <w:pStyle w:val="paragraph"/>
        <w:rPr>
          <w:rFonts w:cstheme="minorHAnsi"/>
        </w:rPr>
      </w:pPr>
      <w:r w:rsidRPr="00635B89">
        <w:rPr>
          <w:rFonts w:cstheme="minorHAnsi"/>
        </w:rPr>
        <w:t>To decide which optimization algorithms are applicable to this problem, we first must ask if either of our fitness functions are continuous. If so, then a potential solution would be hill climbing or gradient descent, which require a smooth fitness function to work. However, since this problem is discrete, it is not feasible to apply gradient descent, and we conjecture that both of our fitness functions are not well behaved, hence hill climbing is not a possible candidate. However, genetic algorithms are applicable to non</w:t>
      </w:r>
      <w:r w:rsidRPr="00635B89">
        <w:rPr>
          <w:rFonts w:cstheme="minorHAnsi"/>
        </w:rPr>
        <w:noBreakHyphen/>
        <w:t>linear problems such as this, so we opt to use this method.</w:t>
      </w:r>
    </w:p>
    <w:p w:rsidR="0025393C" w:rsidRDefault="0025393C" w:rsidP="0025393C">
      <w:pPr>
        <w:pStyle w:val="Heading3"/>
      </w:pPr>
      <w:bookmarkStart w:id="105" w:name="_Toc528019246"/>
      <w:r>
        <w:t>True Fitness Function</w:t>
      </w:r>
      <w:bookmarkEnd w:id="105"/>
    </w:p>
    <w:p w:rsidR="0025393C" w:rsidRPr="00635B89" w:rsidRDefault="00490895" w:rsidP="00D83CFE">
      <w:pPr>
        <w:pStyle w:val="paragraph"/>
        <w:rPr>
          <w:rFonts w:eastAsiaTheme="minorEastAsia" w:cstheme="minorHAnsi"/>
        </w:rPr>
      </w:pPr>
      <w:r w:rsidRPr="00635B89">
        <w:rPr>
          <w:rFonts w:cstheme="minorHAnsi"/>
        </w:rPr>
        <w:t xml:space="preserve">The purpose of a fitness function is to model some desirable behaviour when choosing values. However, what is the behaviour we are trying to select for when choosing values for </w:t>
      </w:r>
      <m:oMath>
        <m:sSub>
          <m:sSubPr>
            <m:ctrlPr>
              <w:rPr>
                <w:rFonts w:ascii="Cambria Math" w:hAnsi="Cambria Math" w:cstheme="minorHAnsi"/>
                <w:i/>
              </w:rPr>
            </m:ctrlPr>
          </m:sSubPr>
          <m:e>
            <m:r>
              <m:rPr>
                <m:sty m:val="p"/>
              </m:rPr>
              <w:rPr>
                <w:rFonts w:ascii="Cambria Math" w:hAnsi="Cambria Math" w:cstheme="minorHAnsi"/>
              </w:rPr>
              <m:t>Δ</m:t>
            </m:r>
            <m:ctrlPr>
              <w:rPr>
                <w:rFonts w:ascii="Cambria Math" w:hAnsi="Cambria Math" w:cstheme="minorHAnsi"/>
              </w:rPr>
            </m:ctrlPr>
          </m:e>
          <m:sub>
            <m:r>
              <w:rPr>
                <w:rFonts w:ascii="Cambria Math" w:hAnsi="Cambria Math" w:cstheme="minorHAnsi"/>
              </w:rPr>
              <m:t>0</m:t>
            </m:r>
          </m:sub>
        </m:sSub>
      </m:oMath>
      <w:r w:rsidRPr="00635B89">
        <w:rPr>
          <w:rFonts w:eastAsiaTheme="minorEastAsia" w:cstheme="minorHAnsi"/>
        </w:rPr>
        <w:t xml:space="preserve">? We say that one input difference is better than another if it is able to, over a large period of time, effectively compute more collisions than the other. More aptly, we could say that the input difference with the most collisions per second is optimal. Using this, we will define the true fitness function for selecting input differences, as well as a suitable approximation. </w:t>
      </w:r>
    </w:p>
    <w:p w:rsidR="00490895" w:rsidRPr="00B04550" w:rsidRDefault="00490895" w:rsidP="00490895">
      <w:pPr>
        <w:pStyle w:val="paragraph"/>
      </w:pPr>
      <w:r>
        <w:t xml:space="preserve">First, note that the zero difference will always result in a trivial collision when we try to perform a differential attack; however, most input differences will not have such a quality. Let </w:t>
      </w:r>
      <m:oMath>
        <m:r>
          <w:rPr>
            <w:rFonts w:ascii="Cambria Math" w:hAnsi="Cambria Math" w:cs="Linux Libertine"/>
          </w:rPr>
          <m:t>C(</m:t>
        </m:r>
        <m:r>
          <m:rPr>
            <m:sty m:val="p"/>
          </m:rPr>
          <w:rPr>
            <w:rFonts w:ascii="Cambria Math" w:hAnsi="Cambria Math" w:cs="Linux Libertine"/>
          </w:rPr>
          <m:t>Δ</m:t>
        </m:r>
        <m:r>
          <w:rPr>
            <w:rFonts w:ascii="Cambria Math" w:hAnsi="Cambria Math" w:cs="Linux Libertine"/>
          </w:rPr>
          <m:t>,t)</m:t>
        </m:r>
      </m:oMath>
      <w:r>
        <w:rPr>
          <w:rFonts w:eastAsiaTheme="minorEastAsia"/>
        </w:rPr>
        <w:t xml:space="preserve"> denote the number of collisions found using the input difference </w:t>
      </w:r>
      <m:oMath>
        <m:r>
          <m:rPr>
            <m:sty m:val="p"/>
          </m:rPr>
          <w:rPr>
            <w:rFonts w:ascii="Linux Libertine" w:eastAsiaTheme="minorEastAsia" w:hAnsi="Linux Libertine" w:cs="Linux Libertine"/>
          </w:rPr>
          <m:t>Δ</m:t>
        </m:r>
      </m:oMath>
      <w:r>
        <w:rPr>
          <w:rFonts w:eastAsiaTheme="minorEastAsia"/>
        </w:rPr>
        <w:t xml:space="preserve"> after </w:t>
      </w:r>
      <m:oMath>
        <m:r>
          <w:rPr>
            <w:rFonts w:ascii="Cambria Math" w:eastAsiaTheme="minorEastAsia" w:hAnsi="Cambria Math" w:cs="Linux Libertine"/>
          </w:rPr>
          <m:t>t</m:t>
        </m:r>
      </m:oMath>
      <w:r>
        <w:rPr>
          <w:rFonts w:eastAsiaTheme="minorEastAsia"/>
        </w:rPr>
        <w:t xml:space="preserve"> seconds. We then define the true fitness of </w:t>
      </w:r>
      <m:oMath>
        <m:r>
          <m:rPr>
            <m:sty m:val="p"/>
          </m:rPr>
          <w:rPr>
            <w:rFonts w:ascii="Linux Libertine" w:eastAsiaTheme="minorEastAsia" w:hAnsi="Linux Libertine" w:cs="Linux Libertine"/>
          </w:rPr>
          <m:t>Δ</m:t>
        </m:r>
      </m:oMath>
      <w:r>
        <w:rPr>
          <w:rFonts w:eastAsiaTheme="minorEastAsia"/>
        </w:rPr>
        <w:t xml:space="preserve"> to be </w:t>
      </w:r>
      <m:oMath>
        <m:r>
          <w:rPr>
            <w:rFonts w:ascii="Cambria Math" w:eastAsiaTheme="minorEastAsia" w:hAnsi="Cambria Math" w:cs="Linux Libertine"/>
          </w:rPr>
          <m:t>F</m:t>
        </m:r>
        <m:d>
          <m:dPr>
            <m:ctrlPr>
              <w:ins w:id="106" w:author="Mitchell" w:date="2018-09-28T16:24:00Z">
                <w:rPr>
                  <w:rFonts w:ascii="Cambria Math" w:eastAsiaTheme="minorEastAsia" w:hAnsi="Cambria Math" w:cs="Linux Libertine"/>
                  <w:i/>
                </w:rPr>
              </w:ins>
            </m:ctrlPr>
          </m:dPr>
          <m:e>
            <m:r>
              <m:rPr>
                <m:sty m:val="p"/>
              </m:rPr>
              <w:rPr>
                <w:rFonts w:ascii="Cambria Math" w:eastAsiaTheme="minorEastAsia" w:hAnsi="Cambria Math" w:cs="Linux Libertine"/>
              </w:rPr>
              <m:t>Δ</m:t>
            </m:r>
          </m:e>
        </m:d>
        <m:r>
          <w:rPr>
            <w:rFonts w:ascii="Cambria Math" w:eastAsiaTheme="minorEastAsia" w:hAnsi="Cambria Math" w:cs="Linux Libertine"/>
          </w:rPr>
          <m:t>=</m:t>
        </m:r>
        <m:func>
          <m:funcPr>
            <m:ctrlPr>
              <w:ins w:id="107" w:author="Mitchell" w:date="2018-09-28T16:25:00Z">
                <w:rPr>
                  <w:rFonts w:ascii="Cambria Math" w:eastAsiaTheme="minorEastAsia" w:hAnsi="Cambria Math" w:cs="Linux Libertine"/>
                  <w:i/>
                </w:rPr>
              </w:ins>
            </m:ctrlPr>
          </m:funcPr>
          <m:fName>
            <m:limLow>
              <m:limLowPr>
                <m:ctrlPr>
                  <w:ins w:id="108" w:author="Mitchell" w:date="2018-09-28T16:25:00Z">
                    <w:rPr>
                      <w:rFonts w:ascii="Cambria Math" w:eastAsiaTheme="minorEastAsia" w:hAnsi="Cambria Math" w:cs="Linux Libertine"/>
                      <w:i/>
                    </w:rPr>
                  </w:ins>
                </m:ctrlPr>
              </m:limLowPr>
              <m:e>
                <m:r>
                  <m:rPr>
                    <m:sty m:val="p"/>
                  </m:rPr>
                  <w:rPr>
                    <w:rFonts w:ascii="Cambria Math" w:eastAsiaTheme="minorEastAsia" w:hAnsi="Cambria Math" w:cs="Linux Libertine"/>
                  </w:rPr>
                  <m:t>lim</m:t>
                </m:r>
                <m:ctrlPr>
                  <w:ins w:id="109" w:author="Mitchell" w:date="2018-09-28T16:25:00Z">
                    <w:rPr>
                      <w:rFonts w:ascii="Cambria Math" w:eastAsiaTheme="minorEastAsia" w:hAnsi="Cambria Math" w:cs="Linux Libertine"/>
                    </w:rPr>
                  </w:ins>
                </m:ctrlPr>
              </m:e>
              <m:lim>
                <m:r>
                  <w:rPr>
                    <w:rFonts w:ascii="Cambria Math" w:eastAsiaTheme="minorEastAsia" w:hAnsi="Cambria Math" w:cs="Linux Libertine"/>
                  </w:rPr>
                  <m:t>t→∞</m:t>
                </m:r>
              </m:lim>
            </m:limLow>
            <m:ctrlPr>
              <w:ins w:id="110" w:author="Mitchell" w:date="2018-09-28T16:25:00Z">
                <w:rPr>
                  <w:rFonts w:ascii="Cambria Math" w:hAnsi="Cambria Math"/>
                  <w:i/>
                </w:rPr>
              </w:ins>
            </m:ctrlPr>
          </m:fName>
          <m:e>
            <m:f>
              <m:fPr>
                <m:ctrlPr>
                  <w:ins w:id="111" w:author="Mitchell" w:date="2018-09-28T16:25:00Z">
                    <w:rPr>
                      <w:rFonts w:ascii="Cambria Math" w:hAnsi="Cambria Math"/>
                      <w:i/>
                    </w:rPr>
                  </w:ins>
                </m:ctrlPr>
              </m:fPr>
              <m:num>
                <m:r>
                  <w:rPr>
                    <w:rFonts w:ascii="Cambria Math" w:hAnsi="Cambria Math"/>
                  </w:rPr>
                  <m:t>C(</m:t>
                </m:r>
                <m:r>
                  <m:rPr>
                    <m:sty m:val="p"/>
                  </m:rPr>
                  <w:rPr>
                    <w:rFonts w:ascii="Cambria Math" w:hAnsi="Cambria Math"/>
                  </w:rPr>
                  <m:t>Δ</m:t>
                </m:r>
                <m:r>
                  <w:rPr>
                    <w:rFonts w:ascii="Cambria Math" w:hAnsi="Cambria Math"/>
                  </w:rPr>
                  <m:t>,t)</m:t>
                </m:r>
              </m:num>
              <m:den>
                <m:r>
                  <w:rPr>
                    <w:rFonts w:ascii="Cambria Math" w:hAnsi="Cambria Math"/>
                  </w:rPr>
                  <m:t>C(0,t)</m:t>
                </m:r>
              </m:den>
            </m:f>
            <m:ctrlPr>
              <w:ins w:id="112" w:author="Mitchell" w:date="2018-09-28T16:25:00Z">
                <w:rPr>
                  <w:rFonts w:ascii="Cambria Math" w:hAnsi="Cambria Math"/>
                  <w:i/>
                </w:rPr>
              </w:ins>
            </m:ctrlPr>
          </m:e>
        </m:func>
      </m:oMath>
      <w:r>
        <w:rPr>
          <w:rFonts w:eastAsiaTheme="minorEastAsia"/>
        </w:rPr>
        <w:t xml:space="preserve">, informally, as the ratio of </w:t>
      </w:r>
      <w:r>
        <w:rPr>
          <w:rFonts w:eastAsiaTheme="minorEastAsia"/>
        </w:rPr>
        <w:lastRenderedPageBreak/>
        <w:t xml:space="preserve">collisions found between </w:t>
      </w:r>
      <m:oMath>
        <m:r>
          <m:rPr>
            <m:sty m:val="p"/>
          </m:rPr>
          <w:rPr>
            <w:rFonts w:ascii="Linux Libertine" w:eastAsiaTheme="minorEastAsia" w:hAnsi="Linux Libertine" w:cs="Linux Libertine"/>
          </w:rPr>
          <m:t>Δ</m:t>
        </m:r>
      </m:oMath>
      <w:r>
        <w:rPr>
          <w:rFonts w:eastAsiaTheme="minorEastAsia"/>
        </w:rPr>
        <w:t xml:space="preserve"> and the zero difference, if we were to run the test forever. Clearly </w:t>
      </w:r>
      <m:oMath>
        <m:r>
          <w:rPr>
            <w:rFonts w:ascii="Cambria Math" w:eastAsiaTheme="minorEastAsia" w:hAnsi="Cambria Math" w:cs="Linux Libertine"/>
          </w:rPr>
          <m:t>F</m:t>
        </m:r>
        <m:d>
          <m:dPr>
            <m:ctrlPr>
              <w:ins w:id="113" w:author="Mitchell" w:date="2018-09-28T16:26:00Z">
                <w:rPr>
                  <w:rFonts w:ascii="Cambria Math" w:eastAsiaTheme="minorEastAsia" w:hAnsi="Cambria Math" w:cs="Linux Libertine"/>
                  <w:i/>
                </w:rPr>
              </w:ins>
            </m:ctrlPr>
          </m:dPr>
          <m:e>
            <m:r>
              <m:rPr>
                <m:sty m:val="p"/>
              </m:rPr>
              <w:rPr>
                <w:rFonts w:ascii="Cambria Math" w:eastAsiaTheme="minorEastAsia" w:hAnsi="Cambria Math" w:cs="Linux Libertine"/>
              </w:rPr>
              <m:t>Δ</m:t>
            </m:r>
          </m:e>
        </m:d>
        <m:r>
          <w:rPr>
            <w:rFonts w:ascii="Cambria Math" w:eastAsiaTheme="minorEastAsia" w:hAnsi="Cambria Math" w:cs="Linux Libertine"/>
          </w:rPr>
          <m:t>∈[0,1]</m:t>
        </m:r>
      </m:oMath>
      <w:r>
        <w:rPr>
          <w:rFonts w:eastAsiaTheme="minorEastAsia"/>
        </w:rPr>
        <w:t xml:space="preserve">, and in fact represents the probability that </w:t>
      </w:r>
      <m:oMath>
        <m:r>
          <m:rPr>
            <m:sty m:val="p"/>
          </m:rPr>
          <w:rPr>
            <w:rFonts w:ascii="Linux Libertine" w:eastAsiaTheme="minorEastAsia" w:hAnsi="Linux Libertine" w:cs="Linux Libertine"/>
          </w:rPr>
          <m:t>Δ</m:t>
        </m:r>
      </m:oMath>
      <w:r>
        <w:rPr>
          <w:rFonts w:eastAsiaTheme="minorEastAsia"/>
        </w:rPr>
        <w:t xml:space="preserve"> will successfully create a collision for an arbitrary input. By fixing various values of </w:t>
      </w:r>
      <m:oMath>
        <m:r>
          <w:rPr>
            <w:rFonts w:ascii="Cambria Math" w:eastAsiaTheme="minorEastAsia" w:hAnsi="Cambria Math" w:cs="Linux Libertine"/>
          </w:rPr>
          <m:t>t</m:t>
        </m:r>
      </m:oMath>
      <w:r>
        <w:rPr>
          <w:rFonts w:eastAsiaTheme="minorEastAsia"/>
        </w:rPr>
        <w:t xml:space="preserve">, we can approximate </w:t>
      </w:r>
      <m:oMath>
        <m:r>
          <w:rPr>
            <w:rFonts w:ascii="Cambria Math" w:eastAsiaTheme="minorEastAsia" w:hAnsi="Cambria Math" w:cs="Linux Libertine"/>
          </w:rPr>
          <m:t>F</m:t>
        </m:r>
      </m:oMath>
      <w:r>
        <w:rPr>
          <w:rFonts w:eastAsiaTheme="minorEastAsia"/>
        </w:rPr>
        <w:t xml:space="preserve"> to a high degree of certainty. </w:t>
      </w:r>
    </w:p>
    <w:p w:rsidR="00490895" w:rsidRDefault="00490895" w:rsidP="00490895">
      <w:pPr>
        <w:pStyle w:val="paragraph"/>
        <w:rPr>
          <w:rFonts w:eastAsiaTheme="minorEastAsia"/>
        </w:rPr>
      </w:pPr>
      <w:r>
        <w:rPr>
          <w:rFonts w:eastAsiaTheme="minorEastAsia"/>
        </w:rPr>
        <w:t xml:space="preserve">To approximate </w:t>
      </w:r>
      <m:oMath>
        <m:r>
          <w:rPr>
            <w:rFonts w:ascii="Cambria Math" w:eastAsiaTheme="minorEastAsia" w:hAnsi="Cambria Math" w:cs="Linux Libertine"/>
          </w:rPr>
          <m:t>F(</m:t>
        </m:r>
        <m:r>
          <m:rPr>
            <m:sty m:val="p"/>
          </m:rPr>
          <w:rPr>
            <w:rFonts w:ascii="Cambria Math" w:eastAsiaTheme="minorEastAsia" w:hAnsi="Cambria Math" w:cs="Linux Libertine"/>
          </w:rPr>
          <m:t>Δ</m:t>
        </m:r>
        <m:r>
          <w:rPr>
            <w:rFonts w:ascii="Cambria Math" w:eastAsiaTheme="minorEastAsia" w:hAnsi="Cambria Math" w:cs="Linux Libertine"/>
          </w:rPr>
          <m:t>)</m:t>
        </m:r>
      </m:oMath>
      <w:r>
        <w:rPr>
          <w:rFonts w:eastAsiaTheme="minorEastAsia"/>
        </w:rPr>
        <w:t>, we perform the following:</w:t>
      </w:r>
    </w:p>
    <w:p w:rsidR="00490895" w:rsidRDefault="00490895" w:rsidP="00490895">
      <w:pPr>
        <w:pStyle w:val="paragraph"/>
        <w:rPr>
          <w:rFonts w:eastAsiaTheme="minorEastAsia"/>
        </w:rPr>
      </w:pPr>
      <w:r>
        <w:rPr>
          <w:rFonts w:eastAsiaTheme="minorEastAsia"/>
        </w:rPr>
        <w:t xml:space="preserve">1) Fix a value for </w:t>
      </w:r>
      <m:oMath>
        <m:r>
          <w:rPr>
            <w:rFonts w:ascii="Cambria Math" w:eastAsiaTheme="minorEastAsia" w:hAnsi="Cambria Math" w:cs="Linux Libertine"/>
          </w:rPr>
          <m:t>t&gt;0</m:t>
        </m:r>
      </m:oMath>
      <w:r>
        <w:rPr>
          <w:rFonts w:eastAsiaTheme="minorEastAsia"/>
        </w:rPr>
        <w:t>, which we will refer to as our timeout</w:t>
      </w:r>
    </w:p>
    <w:p w:rsidR="00490895" w:rsidRDefault="00490895" w:rsidP="00490895">
      <w:pPr>
        <w:pStyle w:val="paragraph"/>
        <w:rPr>
          <w:rFonts w:eastAsiaTheme="minorEastAsia"/>
        </w:rPr>
      </w:pPr>
      <w:r>
        <w:rPr>
          <w:rFonts w:eastAsiaTheme="minorEastAsia"/>
        </w:rPr>
        <w:t xml:space="preserve">2) Choose an input difference </w:t>
      </w:r>
      <m:oMath>
        <m:sSub>
          <m:sSubPr>
            <m:ctrlPr>
              <w:rPr>
                <w:rFonts w:ascii="Cambria Math" w:eastAsiaTheme="minorEastAsia" w:hAnsi="Cambria Math" w:cs="Linux Libertine"/>
              </w:rPr>
            </m:ctrlPr>
          </m:sSubPr>
          <m:e>
            <m:r>
              <m:rPr>
                <m:sty m:val="p"/>
              </m:rPr>
              <w:rPr>
                <w:rFonts w:ascii="Cambria Math" w:eastAsiaTheme="minorEastAsia" w:hAnsi="Cambria Math" w:cs="Linux Libertine"/>
              </w:rPr>
              <m:t>Δ</m:t>
            </m:r>
          </m:e>
          <m:sub>
            <m:r>
              <m:rPr>
                <m:sty m:val="p"/>
              </m:rPr>
              <w:rPr>
                <w:rFonts w:ascii="Cambria Math" w:eastAsiaTheme="minorEastAsia" w:hAnsi="Cambria Math" w:cs="Linux Libertine"/>
              </w:rPr>
              <m:t>0</m:t>
            </m:r>
          </m:sub>
        </m:sSub>
      </m:oMath>
    </w:p>
    <w:p w:rsidR="00490895" w:rsidRDefault="00490895" w:rsidP="00490895">
      <w:pPr>
        <w:pStyle w:val="paragraph"/>
        <w:rPr>
          <w:rFonts w:eastAsiaTheme="minorEastAsia"/>
        </w:rPr>
      </w:pPr>
      <w:r>
        <w:rPr>
          <w:rFonts w:eastAsiaTheme="minorEastAsia"/>
        </w:rPr>
        <w:t xml:space="preserve">3) Run the program </w:t>
      </w:r>
      <m:oMath>
        <m:r>
          <w:rPr>
            <w:rFonts w:ascii="Linux Libertine" w:eastAsiaTheme="minorEastAsia" w:hAnsi="Linux Libertine" w:cs="Linux Libertine"/>
          </w:rPr>
          <m:t>h</m:t>
        </m:r>
        <m:r>
          <w:rPr>
            <w:rFonts w:ascii="Cambria Math" w:eastAsiaTheme="minorEastAsia" w:hAnsi="Cambria Math" w:cs="Linux Libertine"/>
          </w:rPr>
          <m:t xml:space="preserve">asher diff maw32 8 </m:t>
        </m:r>
        <m:sSub>
          <m:sSubPr>
            <m:ctrlPr>
              <w:rPr>
                <w:rFonts w:ascii="Cambria Math" w:eastAsiaTheme="minorEastAsia" w:hAnsi="Cambria Math" w:cs="Linux Libertine"/>
              </w:rPr>
            </m:ctrlPr>
          </m:sSubPr>
          <m:e>
            <m:r>
              <m:rPr>
                <m:sty m:val="p"/>
              </m:rPr>
              <w:rPr>
                <w:rFonts w:ascii="Cambria Math" w:eastAsiaTheme="minorEastAsia" w:hAnsi="Cambria Math" w:cs="Linux Libertine"/>
              </w:rPr>
              <m:t>Δ</m:t>
            </m:r>
            <m:ctrlPr>
              <w:rPr>
                <w:rFonts w:ascii="Cambria Math" w:eastAsiaTheme="minorEastAsia" w:hAnsi="Cambria Math" w:cs="Linux Libertine"/>
                <w:i/>
              </w:rPr>
            </m:ctrlPr>
          </m:e>
          <m:sub>
            <m:r>
              <m:rPr>
                <m:sty m:val="p"/>
              </m:rPr>
              <w:rPr>
                <w:rFonts w:ascii="Cambria Math" w:eastAsiaTheme="minorEastAsia" w:hAnsi="Cambria Math" w:cs="Linux Libertine"/>
              </w:rPr>
              <m:t>0</m:t>
            </m:r>
          </m:sub>
        </m:sSub>
      </m:oMath>
      <w:r w:rsidR="00635B89">
        <w:rPr>
          <w:rFonts w:eastAsiaTheme="minorEastAsia"/>
        </w:rPr>
        <w:t xml:space="preserve"> for </w:t>
      </w:r>
      <m:oMath>
        <m:r>
          <w:rPr>
            <w:rFonts w:ascii="Cambria Math" w:eastAsiaTheme="minorEastAsia" w:hAnsi="Cambria Math" w:cs="Linux Libertine"/>
          </w:rPr>
          <m:t>t</m:t>
        </m:r>
      </m:oMath>
      <w:r w:rsidR="00635B89">
        <w:rPr>
          <w:rFonts w:eastAsiaTheme="minorEastAsia"/>
        </w:rPr>
        <w:t xml:space="preserve"> seconds</w:t>
      </w:r>
      <w:r>
        <w:rPr>
          <w:rFonts w:eastAsiaTheme="minorEastAsia"/>
        </w:rPr>
        <w:t>, and record the results</w:t>
      </w:r>
    </w:p>
    <w:p w:rsidR="00490895" w:rsidRDefault="00490895" w:rsidP="00490895">
      <w:pPr>
        <w:pStyle w:val="paragraph"/>
        <w:rPr>
          <w:rFonts w:eastAsiaTheme="minorEastAsia"/>
        </w:rPr>
      </w:pPr>
      <w:r>
        <w:rPr>
          <w:rFonts w:eastAsiaTheme="minorEastAsia"/>
        </w:rPr>
        <w:t xml:space="preserve">4) Count the number of collisions found by </w:t>
      </w:r>
      <m:oMath>
        <m:r>
          <w:rPr>
            <w:rFonts w:ascii="Linux Libertine" w:eastAsiaTheme="minorEastAsia" w:hAnsi="Linux Libertine" w:cs="Linux Libertine"/>
          </w:rPr>
          <m:t>h</m:t>
        </m:r>
        <m:r>
          <w:rPr>
            <w:rFonts w:ascii="Cambria Math" w:eastAsiaTheme="minorEastAsia" w:hAnsi="Cambria Math" w:cs="Linux Libertine"/>
          </w:rPr>
          <m:t>asher</m:t>
        </m:r>
      </m:oMath>
      <w:r>
        <w:rPr>
          <w:rFonts w:eastAsiaTheme="minorEastAsia"/>
        </w:rPr>
        <w:t xml:space="preserve"> before the timeout has elapsed</w:t>
      </w:r>
    </w:p>
    <w:p w:rsidR="00490895" w:rsidRDefault="00490895" w:rsidP="00490895">
      <w:pPr>
        <w:pStyle w:val="paragraph"/>
        <w:rPr>
          <w:rFonts w:eastAsiaTheme="minorEastAsia"/>
        </w:rPr>
      </w:pPr>
      <w:r>
        <w:rPr>
          <w:rFonts w:eastAsiaTheme="minorEastAsia"/>
        </w:rPr>
        <w:t>5) Repeat from 2</w:t>
      </w:r>
    </w:p>
    <w:p w:rsidR="00490895" w:rsidRPr="00960AEB" w:rsidRDefault="00AA0C5A" w:rsidP="00490895">
      <w:pPr>
        <w:pStyle w:val="paragraph"/>
        <w:rPr>
          <w:rFonts w:ascii="Linux Libertine" w:hAnsi="Linux Libertine" w:cs="Linux Libertine"/>
        </w:rPr>
      </w:pPr>
      <w:r>
        <w:rPr>
          <w:rFonts w:ascii="Linux Libertine" w:hAnsi="Linux Libertine" w:cs="Linux Libertine"/>
        </w:rPr>
        <w:t xml:space="preserve">Given a sufficiently large value of </w:t>
      </w:r>
      <m:oMath>
        <m:r>
          <w:rPr>
            <w:rFonts w:ascii="Cambria Math" w:hAnsi="Cambria Math" w:cs="Linux Libertine"/>
          </w:rPr>
          <m:t>t</m:t>
        </m:r>
      </m:oMath>
      <w:r>
        <w:rPr>
          <w:rFonts w:ascii="Linux Libertine" w:eastAsiaTheme="minorEastAsia" w:hAnsi="Linux Libertine" w:cs="Linux Libertine"/>
        </w:rPr>
        <w:t xml:space="preserve">, </w:t>
      </w:r>
      <w:r>
        <w:rPr>
          <w:rFonts w:ascii="Linux Libertine" w:hAnsi="Linux Libertine" w:cs="Linux Libertine"/>
        </w:rPr>
        <w:t>t</w:t>
      </w:r>
      <w:r w:rsidR="00490895" w:rsidRPr="00960AEB">
        <w:rPr>
          <w:rFonts w:ascii="Linux Libertine" w:hAnsi="Linux Libertine" w:cs="Linux Libertine"/>
        </w:rPr>
        <w:t xml:space="preserve">hese results will follow the same distribution as </w:t>
      </w:r>
      <m:oMath>
        <m:r>
          <w:rPr>
            <w:rFonts w:ascii="Cambria Math" w:hAnsi="Cambria Math" w:cs="Cambria Math"/>
          </w:rPr>
          <m:t>F</m:t>
        </m:r>
        <m:d>
          <m:dPr>
            <m:ctrlPr>
              <w:ins w:id="114" w:author="Mitchell" w:date="2018-09-28T16:29:00Z">
                <w:rPr>
                  <w:rFonts w:ascii="Linux Libertine" w:hAnsi="Linux Libertine" w:cs="Linux Libertine"/>
                  <w:i/>
                </w:rPr>
              </w:ins>
            </m:ctrlPr>
          </m:dPr>
          <m:e>
            <m:r>
              <m:rPr>
                <m:sty m:val="p"/>
              </m:rPr>
              <w:rPr>
                <w:rFonts w:ascii="Linux Libertine" w:hAnsi="Linux Libertine" w:cs="Linux Libertine"/>
              </w:rPr>
              <m:t>Δ</m:t>
            </m:r>
          </m:e>
        </m:d>
      </m:oMath>
      <w:r w:rsidR="00490895" w:rsidRPr="00960AEB">
        <w:rPr>
          <w:rFonts w:ascii="Linux Libertine" w:eastAsiaTheme="minorEastAsia" w:hAnsi="Linux Libertine" w:cs="Linux Libertine"/>
        </w:rPr>
        <w:t xml:space="preserve">, which is sufficient for our testing. For the purposes of our testing, we use the approximation where </w:t>
      </w:r>
      <m:oMath>
        <m:r>
          <w:rPr>
            <w:rFonts w:ascii="Cambria Math" w:eastAsiaTheme="minorEastAsia" w:hAnsi="Cambria Math" w:cs="Cambria Math"/>
          </w:rPr>
          <m:t>t</m:t>
        </m:r>
        <m:r>
          <w:rPr>
            <w:rFonts w:ascii="Linux Libertine" w:eastAsiaTheme="minorEastAsia" w:hAnsi="Linux Libertine" w:cs="Linux Libertine"/>
          </w:rPr>
          <m:t>=10</m:t>
        </m:r>
      </m:oMath>
      <w:r w:rsidR="00490895" w:rsidRPr="00960AEB">
        <w:rPr>
          <w:rFonts w:ascii="Linux Libertine" w:eastAsiaTheme="minorEastAsia" w:hAnsi="Linux Libertine" w:cs="Linux Libertine"/>
        </w:rPr>
        <w:t>, which is due to the time limitations imposed by an honours project.</w:t>
      </w:r>
    </w:p>
    <w:p w:rsidR="00D62A3C" w:rsidRDefault="00D62A3C" w:rsidP="00D62A3C">
      <w:pPr>
        <w:pStyle w:val="Heading3"/>
      </w:pPr>
      <w:bookmarkStart w:id="115" w:name="_Toc528019247"/>
      <w:r>
        <w:t>Genetic Algorithms for MAW32</w:t>
      </w:r>
      <w:bookmarkEnd w:id="115"/>
    </w:p>
    <w:p w:rsidR="00FC6E99" w:rsidRDefault="00D62A3C" w:rsidP="00D62A3C">
      <w:pPr>
        <w:pStyle w:val="paragraph"/>
        <w:rPr>
          <w:rFonts w:eastAsiaTheme="minorEastAsia"/>
        </w:rPr>
      </w:pPr>
      <w:r>
        <w:t xml:space="preserve">To begin, we must first formalize what a gene is for our problem. </w:t>
      </w:r>
      <w:r w:rsidR="00DF1303">
        <w:t xml:space="preserve">Since our values for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sidR="00DF1303">
        <w:rPr>
          <w:rFonts w:eastAsiaTheme="minorEastAsia"/>
        </w:rPr>
        <w:t xml:space="preserve"> can be viewed as </w:t>
      </w:r>
      <m:oMath>
        <m:r>
          <w:rPr>
            <w:rFonts w:ascii="Cambria Math" w:eastAsiaTheme="minorEastAsia" w:hAnsi="Cambria Math" w:cs="Linux Libertine"/>
          </w:rPr>
          <m:t>n</m:t>
        </m:r>
      </m:oMath>
      <w:r w:rsidR="00DF1303">
        <w:rPr>
          <w:rFonts w:eastAsiaTheme="minorEastAsia"/>
        </w:rPr>
        <w:t xml:space="preserve">-bit integers, this is </w:t>
      </w:r>
      <w:r w:rsidR="00E94FF7">
        <w:rPr>
          <w:rFonts w:eastAsiaTheme="minorEastAsia"/>
        </w:rPr>
        <w:t xml:space="preserve">already </w:t>
      </w:r>
      <w:r w:rsidR="00DF1303">
        <w:rPr>
          <w:rFonts w:eastAsiaTheme="minorEastAsia"/>
        </w:rPr>
        <w:t xml:space="preserve">a suitable candidate for a gene. More generally, we can view a gene as an array of </w:t>
      </w:r>
      <m:oMath>
        <m:r>
          <w:rPr>
            <w:rFonts w:ascii="Cambria Math" w:eastAsiaTheme="minorEastAsia" w:hAnsi="Cambria Math" w:cs="Linux Libertine"/>
          </w:rPr>
          <m:t>n</m:t>
        </m:r>
      </m:oMath>
      <w:r w:rsidR="00E94FF7">
        <w:rPr>
          <w:rFonts w:eastAsiaTheme="minorEastAsia"/>
        </w:rPr>
        <w:t xml:space="preserve"> bits</w:t>
      </w:r>
      <w:r w:rsidR="00DF1303">
        <w:rPr>
          <w:rFonts w:eastAsiaTheme="minorEastAsia"/>
        </w:rPr>
        <w:t>.</w:t>
      </w:r>
      <w:r w:rsidR="009927E4">
        <w:rPr>
          <w:rFonts w:eastAsiaTheme="minorEastAsia"/>
        </w:rPr>
        <w:t xml:space="preserve"> Although there may be other ways to model this problem, we have opted for this as it is the simplest to work with. To perform a mutation on a gene, we may simply flip a random bit in the gene. To ensure the new gene is viable, we must also try to propagate it, and if it has a non-zero chance of finding a collision, we keep it, otherwise it is </w:t>
      </w:r>
      <w:r w:rsidR="007E12C7">
        <w:rPr>
          <w:rFonts w:eastAsiaTheme="minorEastAsia"/>
        </w:rPr>
        <w:t>discarded,</w:t>
      </w:r>
      <w:r w:rsidR="009927E4">
        <w:rPr>
          <w:rFonts w:eastAsiaTheme="minorEastAsia"/>
        </w:rPr>
        <w:t xml:space="preserve"> and we try again. To cross-over two genes, we fix a single midpoint. We copy the first gene up to the midpoint, copy the second gene from the midpoint to the end, and use these </w:t>
      </w:r>
      <w:r w:rsidR="00055A8C">
        <w:rPr>
          <w:rFonts w:eastAsiaTheme="minorEastAsia"/>
        </w:rPr>
        <w:t xml:space="preserve">snippets </w:t>
      </w:r>
      <w:r w:rsidR="009927E4">
        <w:rPr>
          <w:rFonts w:eastAsiaTheme="minorEastAsia"/>
        </w:rPr>
        <w:t>to create a new gene. To ensure non-trivial results, we ensure that the midpoint is in the dense section of both genes. As before we also try to propagate the new gene to ensure it is viable, and discard it if it is not.</w:t>
      </w:r>
    </w:p>
    <w:p w:rsidR="00FC6E99" w:rsidRDefault="00FC6E99">
      <w:pPr>
        <w:rPr>
          <w:rFonts w:eastAsiaTheme="minorEastAsia"/>
          <w:sz w:val="24"/>
        </w:rPr>
      </w:pPr>
      <w:r>
        <w:rPr>
          <w:rFonts w:eastAsiaTheme="minorEastAsia"/>
        </w:rPr>
        <w:br w:type="page"/>
      </w:r>
    </w:p>
    <w:p w:rsidR="009927E4" w:rsidRDefault="009927E4" w:rsidP="00D62A3C">
      <w:pPr>
        <w:pStyle w:val="paragraph"/>
        <w:rPr>
          <w:rFonts w:eastAsiaTheme="minorEastAsia"/>
        </w:rPr>
      </w:pPr>
      <w:r>
        <w:rPr>
          <w:rFonts w:eastAsiaTheme="minorEastAsia"/>
        </w:rPr>
        <w:lastRenderedPageBreak/>
        <w:t>Our genetic algorithm can be described as follows:</w:t>
      </w:r>
    </w:p>
    <w:p w:rsidR="009927E4" w:rsidRDefault="009927E4" w:rsidP="00FC6E99">
      <w:pPr>
        <w:pStyle w:val="paragraph"/>
        <w:ind w:left="709" w:hanging="199"/>
        <w:rPr>
          <w:rFonts w:eastAsiaTheme="minorEastAsia"/>
        </w:rPr>
      </w:pPr>
      <w:r>
        <w:rPr>
          <w:rFonts w:eastAsiaTheme="minorEastAsia"/>
        </w:rPr>
        <w:t>1) Initialize the gene pool with randomly generated solutions</w:t>
      </w:r>
    </w:p>
    <w:p w:rsidR="009927E4" w:rsidRDefault="009927E4" w:rsidP="00FC6E99">
      <w:pPr>
        <w:pStyle w:val="paragraph"/>
        <w:ind w:left="709" w:hanging="199"/>
        <w:rPr>
          <w:rFonts w:eastAsiaTheme="minorEastAsia"/>
        </w:rPr>
      </w:pPr>
      <w:r>
        <w:rPr>
          <w:rFonts w:eastAsiaTheme="minorEastAsia"/>
        </w:rPr>
        <w:t xml:space="preserve">2) Randomly delete half of the genes from the pool, with a bias towards deleting those with a low fitness with respect to </w:t>
      </w:r>
      <w:r w:rsidR="006D1935">
        <w:rPr>
          <w:rFonts w:eastAsiaTheme="minorEastAsia"/>
        </w:rPr>
        <w:t>our fitness function of choice</w:t>
      </w:r>
    </w:p>
    <w:p w:rsidR="009927E4" w:rsidRDefault="009927E4" w:rsidP="00FC6E99">
      <w:pPr>
        <w:pStyle w:val="paragraph"/>
        <w:ind w:left="709" w:hanging="199"/>
        <w:rPr>
          <w:rFonts w:eastAsiaTheme="minorEastAsia"/>
        </w:rPr>
      </w:pPr>
      <w:r>
        <w:rPr>
          <w:rFonts w:eastAsiaTheme="minorEastAsia"/>
        </w:rPr>
        <w:t xml:space="preserve">3) When repopulating the pool, we </w:t>
      </w:r>
      <w:r w:rsidR="006D1935">
        <w:rPr>
          <w:rFonts w:eastAsiaTheme="minorEastAsia"/>
        </w:rPr>
        <w:t xml:space="preserve">have a </w:t>
      </w:r>
      <m:oMath>
        <m:r>
          <w:rPr>
            <w:rFonts w:ascii="Cambria Math" w:eastAsiaTheme="minorEastAsia" w:hAnsi="Cambria Math" w:cs="Linux Libertine"/>
          </w:rPr>
          <m:t>1/16</m:t>
        </m:r>
      </m:oMath>
      <w:r w:rsidR="006D1935">
        <w:rPr>
          <w:rFonts w:eastAsiaTheme="minorEastAsia"/>
        </w:rPr>
        <w:t xml:space="preserve"> chance to mutate a random gene, otherwise we attempt to cross over two randomly selected distinct genes, with a midpoint chosen to be somewhere in the dense section.</w:t>
      </w:r>
    </w:p>
    <w:p w:rsidR="009927E4" w:rsidRDefault="009927E4" w:rsidP="00FC6E99">
      <w:pPr>
        <w:pStyle w:val="paragraph"/>
        <w:ind w:left="709" w:hanging="199"/>
        <w:rPr>
          <w:rFonts w:eastAsiaTheme="minorEastAsia"/>
        </w:rPr>
      </w:pPr>
      <w:r>
        <w:rPr>
          <w:rFonts w:eastAsiaTheme="minorEastAsia"/>
        </w:rPr>
        <w:t>4) When the pool is full again, compute the maximum, and repeat from 2</w:t>
      </w:r>
    </w:p>
    <w:p w:rsidR="009927E4" w:rsidRDefault="00D133B7" w:rsidP="00D62A3C">
      <w:pPr>
        <w:pStyle w:val="paragraph"/>
        <w:rPr>
          <w:rFonts w:eastAsiaTheme="minorEastAsia"/>
        </w:rPr>
      </w:pPr>
      <w:r>
        <w:rPr>
          <w:rFonts w:eastAsiaTheme="minorEastAsia"/>
        </w:rPr>
        <w:t xml:space="preserve">One issue we immediately notice is that mutation alone is unlikely to generate a valid gene; as such, we also consider what we refer to as the hybrid algorithm. In this algorithm, we effectively run the same algorithm, except every time we delete half of the pool, we require a number of genes to </w:t>
      </w:r>
      <w:r w:rsidR="006D1935">
        <w:rPr>
          <w:rFonts w:eastAsiaTheme="minorEastAsia"/>
        </w:rPr>
        <w:t xml:space="preserve">be added </w:t>
      </w:r>
      <w:r>
        <w:rPr>
          <w:rFonts w:eastAsiaTheme="minorEastAsia"/>
        </w:rPr>
        <w:t xml:space="preserve">the pool. </w:t>
      </w:r>
      <w:r w:rsidR="006D1935">
        <w:rPr>
          <w:rFonts w:eastAsiaTheme="minorEastAsia"/>
        </w:rPr>
        <w:t xml:space="preserve">We refer to this technique as immigration. </w:t>
      </w:r>
      <w:r>
        <w:rPr>
          <w:rFonts w:eastAsiaTheme="minorEastAsia"/>
        </w:rPr>
        <w:t xml:space="preserve">This helps to prevent stagnation in genetic material, </w:t>
      </w:r>
      <w:r w:rsidR="00AE3DBB">
        <w:rPr>
          <w:rFonts w:eastAsiaTheme="minorEastAsia"/>
        </w:rPr>
        <w:t xml:space="preserve">which is </w:t>
      </w:r>
      <w:r>
        <w:rPr>
          <w:rFonts w:eastAsiaTheme="minorEastAsia"/>
        </w:rPr>
        <w:t>the task that mutation usually performs. The number of genes introduced every generation can be configured by altering the size of the gene pool and immigration rate.</w:t>
      </w:r>
    </w:p>
    <w:p w:rsidR="00D133B7" w:rsidRDefault="00D133B7" w:rsidP="00D62A3C">
      <w:pPr>
        <w:pStyle w:val="paragraph"/>
        <w:rPr>
          <w:rFonts w:eastAsiaTheme="minorEastAsia"/>
        </w:rPr>
      </w:pPr>
      <w:r>
        <w:rPr>
          <w:rFonts w:eastAsiaTheme="minorEastAsia"/>
        </w:rPr>
        <w:t xml:space="preserve">However, creating random solutions every generation is a computational bottleneck. To rectify this, at the program start, we spawn a number of threads configurable by the user. </w:t>
      </w:r>
      <w:r w:rsidR="00EB664D">
        <w:rPr>
          <w:rFonts w:eastAsiaTheme="minorEastAsia"/>
        </w:rPr>
        <w:t xml:space="preserve">These worker threads will continually attempt to generate new random solutions, and when found, add them to a global queue which can later be accessed by the main thread. This helps to reduce bottlenecking from the immigration process, and also helps to speed up the initial pool creation. </w:t>
      </w:r>
    </w:p>
    <w:p w:rsidR="008745D8" w:rsidRDefault="008745D8" w:rsidP="008745D8">
      <w:pPr>
        <w:pStyle w:val="Heading3"/>
        <w:rPr>
          <w:rFonts w:eastAsiaTheme="minorEastAsia"/>
        </w:rPr>
      </w:pPr>
      <w:bookmarkStart w:id="116" w:name="_Toc528019248"/>
      <w:r>
        <w:rPr>
          <w:rFonts w:eastAsiaTheme="minorEastAsia"/>
        </w:rPr>
        <w:t>Random Number Generators</w:t>
      </w:r>
      <w:bookmarkEnd w:id="116"/>
    </w:p>
    <w:p w:rsidR="008745D8" w:rsidRDefault="008745D8" w:rsidP="008745D8">
      <w:pPr>
        <w:pStyle w:val="paragraph"/>
      </w:pPr>
      <w:r>
        <w:t>A crucial component of this entire process is the ability to generate random numbers. To this end, there are several tools we can use. The C language provides a simple random number generator, which we will refer to as the C Random Number Generator (CRAND). The default implementation is a linear congruential generator, which obeys the following recurrence relation:</w:t>
      </w:r>
    </w:p>
    <w:p w:rsidR="008745D8" w:rsidRPr="008745D8" w:rsidRDefault="008025B5" w:rsidP="008745D8">
      <w:pPr>
        <w:pStyle w:val="paragraph"/>
        <w:rPr>
          <w:rFonts w:eastAsiaTheme="minorEastAsia"/>
        </w:rPr>
      </w:pPr>
      <m:oMathPara>
        <m:oMath>
          <m:sSub>
            <m:sSubPr>
              <m:ctrlPr>
                <w:rPr>
                  <w:rFonts w:ascii="Cambria Math" w:hAnsi="Cambria Math" w:cs="Linux Libertine"/>
                  <w:i/>
                </w:rPr>
              </m:ctrlPr>
            </m:sSubPr>
            <m:e>
              <m:r>
                <w:rPr>
                  <w:rFonts w:ascii="Cambria Math" w:hAnsi="Cambria Math" w:cs="Linux Libertine"/>
                </w:rPr>
                <m:t>x</m:t>
              </m:r>
            </m:e>
            <m:sub>
              <m:r>
                <w:rPr>
                  <w:rFonts w:ascii="Cambria Math" w:hAnsi="Cambria Math" w:cs="Linux Libertine"/>
                </w:rPr>
                <m:t>n+1</m:t>
              </m:r>
            </m:sub>
          </m:sSub>
          <m:r>
            <w:rPr>
              <w:rFonts w:ascii="Cambria Math" w:hAnsi="Cambria Math" w:cs="Linux Libertine"/>
            </w:rPr>
            <m:t>=a</m:t>
          </m:r>
          <m:sSub>
            <m:sSubPr>
              <m:ctrlPr>
                <w:rPr>
                  <w:rFonts w:ascii="Cambria Math" w:hAnsi="Cambria Math" w:cs="Linux Libertine"/>
                  <w:i/>
                </w:rPr>
              </m:ctrlPr>
            </m:sSubPr>
            <m:e>
              <m:r>
                <w:rPr>
                  <w:rFonts w:ascii="Cambria Math" w:hAnsi="Cambria Math" w:cs="Linux Libertine"/>
                </w:rPr>
                <m:t>x</m:t>
              </m:r>
            </m:e>
            <m:sub>
              <m:r>
                <w:rPr>
                  <w:rFonts w:ascii="Cambria Math" w:hAnsi="Cambria Math" w:cs="Linux Libertine"/>
                </w:rPr>
                <m:t>n</m:t>
              </m:r>
            </m:sub>
          </m:sSub>
          <m:r>
            <w:rPr>
              <w:rFonts w:ascii="Cambria Math" w:hAnsi="Cambria Math" w:cs="Linux Libertine"/>
            </w:rPr>
            <m:t>+c (</m:t>
          </m:r>
          <m:r>
            <m:rPr>
              <m:sty m:val="p"/>
            </m:rPr>
            <w:rPr>
              <w:rFonts w:ascii="Cambria Math" w:hAnsi="Cambria Math" w:cs="Linux Libertine"/>
            </w:rPr>
            <m:t>mod</m:t>
          </m:r>
          <m:r>
            <w:rPr>
              <w:rFonts w:ascii="Cambria Math" w:hAnsi="Cambria Math" w:cs="Linux Libertine"/>
            </w:rPr>
            <m:t xml:space="preserve"> m)</m:t>
          </m:r>
        </m:oMath>
      </m:oMathPara>
    </w:p>
    <w:p w:rsidR="00AE3DBB" w:rsidRDefault="008745D8" w:rsidP="008745D8">
      <w:pPr>
        <w:pStyle w:val="paragraph"/>
        <w:rPr>
          <w:rFonts w:eastAsiaTheme="minorEastAsia"/>
        </w:rPr>
      </w:pPr>
      <w:r>
        <w:t xml:space="preserve">In this relation, </w:t>
      </w:r>
      <m:oMath>
        <m:r>
          <w:rPr>
            <w:rFonts w:ascii="Cambria Math" w:hAnsi="Cambria Math" w:cs="Linux Libertine"/>
          </w:rPr>
          <m:t>a, c, m</m:t>
        </m:r>
      </m:oMath>
      <w:r>
        <w:rPr>
          <w:rFonts w:eastAsiaTheme="minorEastAsia"/>
        </w:rPr>
        <w:t xml:space="preserve"> are all taken to be fixed constants, typically large </w:t>
      </w:r>
      <m:oMath>
        <m:r>
          <w:rPr>
            <w:rFonts w:ascii="Linux Libertine" w:eastAsiaTheme="minorEastAsia" w:hAnsi="Linux Libertine" w:cs="Linux Libertine"/>
          </w:rPr>
          <m:t>32</m:t>
        </m:r>
      </m:oMath>
      <w:r>
        <w:rPr>
          <w:rFonts w:eastAsiaTheme="minorEastAsia"/>
        </w:rPr>
        <w:t xml:space="preserve">-bit integers, and </w:t>
      </w:r>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0</m:t>
            </m:r>
          </m:sub>
        </m:sSub>
      </m:oMath>
      <w:r>
        <w:rPr>
          <w:rFonts w:eastAsiaTheme="minorEastAsia"/>
        </w:rPr>
        <w:t xml:space="preserve"> is provided as a seed value. However, due to this simple relation, linear congruential generators, hence CRAND as well, exhibit a very low periodicity. We say that a random number generator has periodicity </w:t>
      </w:r>
      <m:oMath>
        <m:r>
          <w:rPr>
            <w:rFonts w:ascii="Cambria Math" w:eastAsiaTheme="minorEastAsia" w:hAnsi="Cambria Math" w:cs="Linux Libertine"/>
          </w:rPr>
          <m:t>p</m:t>
        </m:r>
      </m:oMath>
      <w:r>
        <w:rPr>
          <w:rFonts w:eastAsiaTheme="minorEastAsia"/>
        </w:rPr>
        <w:t xml:space="preserve"> if, for all possible </w:t>
      </w:r>
      <m:oMath>
        <m:r>
          <w:rPr>
            <w:rFonts w:ascii="Cambria Math" w:eastAsiaTheme="minorEastAsia" w:hAnsi="Cambria Math" w:cs="Linux Libertine"/>
          </w:rPr>
          <m:t>n</m:t>
        </m:r>
      </m:oMath>
      <w:r>
        <w:rPr>
          <w:rFonts w:eastAsiaTheme="minorEastAsia"/>
        </w:rPr>
        <w:t xml:space="preserve">, </w:t>
      </w:r>
      <m:oMath>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n+p</m:t>
            </m:r>
          </m:sub>
        </m:sSub>
        <m:r>
          <w:rPr>
            <w:rFonts w:ascii="Cambria Math" w:eastAsiaTheme="minorEastAsia" w:hAnsi="Cambria Math" w:cs="Linux Libertine"/>
          </w:rPr>
          <m:t>=</m:t>
        </m:r>
        <m:sSub>
          <m:sSubPr>
            <m:ctrlPr>
              <w:rPr>
                <w:rFonts w:ascii="Cambria Math" w:eastAsiaTheme="minorEastAsia" w:hAnsi="Cambria Math" w:cs="Linux Libertine"/>
                <w:i/>
              </w:rPr>
            </m:ctrlPr>
          </m:sSubPr>
          <m:e>
            <m:r>
              <w:rPr>
                <w:rFonts w:ascii="Cambria Math" w:eastAsiaTheme="minorEastAsia" w:hAnsi="Cambria Math" w:cs="Linux Libertine"/>
              </w:rPr>
              <m:t>x</m:t>
            </m:r>
          </m:e>
          <m:sub>
            <m:r>
              <w:rPr>
                <w:rFonts w:ascii="Cambria Math" w:eastAsiaTheme="minorEastAsia" w:hAnsi="Cambria Math" w:cs="Linux Libertine"/>
              </w:rPr>
              <m:t>n</m:t>
            </m:r>
          </m:sub>
        </m:sSub>
      </m:oMath>
      <w:r>
        <w:rPr>
          <w:rFonts w:eastAsiaTheme="minorEastAsia"/>
        </w:rPr>
        <w:t xml:space="preserve">, i.e. the random number </w:t>
      </w:r>
      <w:r>
        <w:rPr>
          <w:rFonts w:eastAsiaTheme="minorEastAsia"/>
        </w:rPr>
        <w:lastRenderedPageBreak/>
        <w:t xml:space="preserve">generator repeats after at most </w:t>
      </w:r>
      <m:oMath>
        <m:r>
          <w:rPr>
            <w:rFonts w:ascii="Cambria Math" w:eastAsiaTheme="minorEastAsia" w:hAnsi="Cambria Math" w:cs="Linux Libertine"/>
          </w:rPr>
          <m:t>p</m:t>
        </m:r>
      </m:oMath>
      <w:r>
        <w:rPr>
          <w:rFonts w:eastAsiaTheme="minorEastAsia"/>
        </w:rPr>
        <w:t xml:space="preserve"> calls. In the case of CRAND, the periodicity is </w:t>
      </w:r>
      <m:oMath>
        <m:r>
          <w:rPr>
            <w:rFonts w:ascii="Cambria Math" w:eastAsiaTheme="minorEastAsia" w:hAnsi="Cambria Math" w:cs="Linux Libertine"/>
          </w:rPr>
          <m:t>p=</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32</m:t>
            </m:r>
          </m:sup>
        </m:sSup>
      </m:oMath>
      <w:r>
        <w:rPr>
          <w:rFonts w:eastAsiaTheme="minorEastAsia"/>
        </w:rPr>
        <w:t xml:space="preserve">. Repeating random numbers is typically undesirable, and due to the amount of randomness required in simulations such as this, is something that should be avoided. </w:t>
      </w:r>
    </w:p>
    <w:p w:rsidR="008745D8" w:rsidRPr="008745D8" w:rsidRDefault="008745D8" w:rsidP="008745D8">
      <w:pPr>
        <w:pStyle w:val="paragraph"/>
      </w:pPr>
      <w:r>
        <w:rPr>
          <w:rFonts w:eastAsiaTheme="minorEastAsia"/>
        </w:rPr>
        <w:t xml:space="preserve">To this end, for this simulation we opt to use a Mersenne Twister. This is provided by the C++ standard library as </w:t>
      </w:r>
      <m:oMath>
        <m:r>
          <w:rPr>
            <w:rFonts w:ascii="Cambria Math" w:eastAsiaTheme="minorEastAsia" w:hAnsi="Cambria Math" w:cs="Cambria Math"/>
          </w:rPr>
          <m:t>std</m:t>
        </m:r>
        <m:r>
          <w:rPr>
            <w:rFonts w:ascii="Linux Libertine" w:eastAsiaTheme="minorEastAsia" w:hAnsi="Linux Libertine" w:cs="Linux Libertine"/>
          </w:rPr>
          <m:t>::</m:t>
        </m:r>
        <m:r>
          <w:rPr>
            <w:rFonts w:ascii="Cambria Math" w:eastAsiaTheme="minorEastAsia" w:hAnsi="Cambria Math" w:cs="Cambria Math"/>
          </w:rPr>
          <m:t>mt</m:t>
        </m:r>
        <m:r>
          <w:rPr>
            <w:rFonts w:ascii="Linux Libertine" w:eastAsiaTheme="minorEastAsia" w:hAnsi="Linux Libertine" w:cs="Linux Libertine"/>
          </w:rPr>
          <m:t>19937</m:t>
        </m:r>
      </m:oMath>
      <w:r>
        <w:rPr>
          <w:rFonts w:eastAsiaTheme="minorEastAsia"/>
        </w:rPr>
        <w:t xml:space="preserve"> (MT19937), due to the fact that it has a periodicity of </w:t>
      </w:r>
      <m:oMath>
        <m:r>
          <w:rPr>
            <w:rFonts w:ascii="Cambria Math" w:eastAsiaTheme="minorEastAsia" w:hAnsi="Cambria Math" w:cs="Linux Libertine"/>
          </w:rPr>
          <m:t>p=</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19937</m:t>
            </m:r>
          </m:sup>
        </m:sSup>
        <m:r>
          <w:rPr>
            <w:rFonts w:ascii="Cambria Math" w:eastAsiaTheme="minorEastAsia" w:hAnsi="Cambria Math" w:cs="Linux Libertine"/>
          </w:rPr>
          <m:t>-1</m:t>
        </m:r>
      </m:oMath>
      <w:r>
        <w:rPr>
          <w:rFonts w:eastAsiaTheme="minorEastAsia"/>
        </w:rPr>
        <w:t xml:space="preserve">. This makes it much more suitable for simulations, however is still not optimal. For the purposes of our testing however, we deem it sufficient. </w:t>
      </w:r>
      <w:r w:rsidR="00111377">
        <w:rPr>
          <w:rFonts w:eastAsiaTheme="minorEastAsia"/>
        </w:rPr>
        <w:t xml:space="preserve">As with all random number generators, MT19937 requires an initial seed to produce random numbers. On a Linux system, this can be provided by polling the device </w:t>
      </w:r>
      <m:oMath>
        <m:r>
          <w:rPr>
            <w:rFonts w:ascii="Linux Libertine" w:eastAsiaTheme="minorEastAsia" w:hAnsi="Linux Libertine" w:cs="Linux Libertine"/>
          </w:rPr>
          <m:t>/</m:t>
        </m:r>
        <m:r>
          <w:rPr>
            <w:rFonts w:ascii="Cambria Math" w:eastAsiaTheme="minorEastAsia" w:hAnsi="Cambria Math" w:cs="Cambria Math"/>
          </w:rPr>
          <m:t>dev</m:t>
        </m:r>
        <m:r>
          <w:rPr>
            <w:rFonts w:ascii="Linux Libertine" w:eastAsiaTheme="minorEastAsia" w:hAnsi="Linux Libertine" w:cs="Linux Libertine"/>
          </w:rPr>
          <m:t>/</m:t>
        </m:r>
        <m:r>
          <w:rPr>
            <w:rFonts w:ascii="Cambria Math" w:eastAsiaTheme="minorEastAsia" w:hAnsi="Cambria Math" w:cs="Cambria Math"/>
          </w:rPr>
          <m:t>urandom</m:t>
        </m:r>
      </m:oMath>
      <w:r w:rsidR="00111377">
        <w:rPr>
          <w:rFonts w:eastAsiaTheme="minorEastAsia"/>
        </w:rPr>
        <w:t xml:space="preserve">, which provides cryptographically secure random numbers. </w:t>
      </w:r>
      <w:r w:rsidR="00BE37FD">
        <w:rPr>
          <w:rFonts w:eastAsiaTheme="minorEastAsia"/>
        </w:rPr>
        <w:t xml:space="preserve">However, for the purposes of portability and a reduction in complexity, we opt instead to use </w:t>
      </w:r>
      <m:oMath>
        <m:r>
          <w:rPr>
            <w:rFonts w:ascii="Cambria Math" w:eastAsiaTheme="minorEastAsia" w:hAnsi="Cambria Math" w:cs="Cambria Math"/>
          </w:rPr>
          <m:t>std</m:t>
        </m:r>
        <m:r>
          <w:rPr>
            <w:rFonts w:ascii="Linux Libertine" w:eastAsiaTheme="minorEastAsia" w:hAnsi="Linux Libertine" w:cs="Linux Libertine"/>
          </w:rPr>
          <m:t>::</m:t>
        </m:r>
        <m:r>
          <w:rPr>
            <w:rFonts w:ascii="Cambria Math" w:eastAsiaTheme="minorEastAsia" w:hAnsi="Cambria Math" w:cs="Cambria Math"/>
          </w:rPr>
          <m:t>random</m:t>
        </m:r>
        <m:r>
          <w:rPr>
            <w:rFonts w:ascii="Linux Libertine" w:eastAsiaTheme="minorEastAsia" w:hAnsi="Linux Libertine" w:cs="Linux Libertine"/>
          </w:rPr>
          <m:t>_</m:t>
        </m:r>
        <m:r>
          <w:rPr>
            <w:rFonts w:ascii="Cambria Math" w:eastAsiaTheme="minorEastAsia" w:hAnsi="Cambria Math" w:cs="Cambria Math"/>
          </w:rPr>
          <m:t>device</m:t>
        </m:r>
      </m:oMath>
      <w:r w:rsidR="00BE37FD">
        <w:rPr>
          <w:rFonts w:eastAsiaTheme="minorEastAsia"/>
        </w:rPr>
        <w:t>, again provid</w:t>
      </w:r>
      <w:r w:rsidR="00AE3DBB">
        <w:rPr>
          <w:rFonts w:eastAsiaTheme="minorEastAsia"/>
        </w:rPr>
        <w:t>ed by the C++ standard library.</w:t>
      </w:r>
    </w:p>
    <w:p w:rsidR="00CB4398" w:rsidRDefault="0030725A" w:rsidP="0030725A">
      <w:pPr>
        <w:pStyle w:val="Heading2"/>
      </w:pPr>
      <w:bookmarkStart w:id="117" w:name="_Toc528019249"/>
      <w:r>
        <w:t>Performing an Attack</w:t>
      </w:r>
      <w:bookmarkEnd w:id="117"/>
    </w:p>
    <w:p w:rsidR="00617126" w:rsidRDefault="00980686" w:rsidP="00B86400">
      <w:pPr>
        <w:pStyle w:val="paragraph"/>
        <w:rPr>
          <w:rFonts w:eastAsiaTheme="minorEastAsia"/>
        </w:rPr>
      </w:pPr>
      <w:r>
        <w:t xml:space="preserve">Trail optimization is implemented by a utility named </w:t>
      </w:r>
      <m:oMath>
        <m:r>
          <w:rPr>
            <w:rFonts w:ascii="Cambria Math" w:hAnsi="Cambria Math" w:cs="Linux Libertine"/>
          </w:rPr>
          <m:t>maw_trail</m:t>
        </m:r>
      </m:oMath>
      <w:r>
        <w:rPr>
          <w:rFonts w:eastAsiaTheme="minorEastAsia"/>
        </w:rPr>
        <w:t xml:space="preserve">, which implements both fitness functions and all three techniques described earlier. The result of this utility is a collection of input differences,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w:t>
      </w:r>
      <w:r w:rsidR="00B86400">
        <w:t xml:space="preserve">Given an input difference </w:t>
      </w:r>
      <m:oMath>
        <m:sSub>
          <m:sSubPr>
            <m:ctrlPr>
              <w:ins w:id="118" w:author="Mitchell" w:date="2018-09-23T15:53:00Z">
                <w:rPr>
                  <w:rFonts w:ascii="Cambria Math" w:hAnsi="Cambria Math" w:cs="Linux Libertine"/>
                  <w:i/>
                </w:rPr>
              </w:ins>
            </m:ctrlPr>
          </m:sSubPr>
          <m:e>
            <m:r>
              <m:rPr>
                <m:sty m:val="p"/>
              </m:rPr>
              <w:rPr>
                <w:rFonts w:ascii="Linux Libertine" w:hAnsi="Linux Libertine" w:cs="Linux Libertine"/>
              </w:rPr>
              <m:t>Δ</m:t>
            </m:r>
            <m:ctrlPr>
              <w:ins w:id="119" w:author="Mitchell" w:date="2018-09-23T15:53:00Z">
                <w:rPr>
                  <w:rFonts w:ascii="Linux Libertine" w:hAnsi="Linux Libertine" w:cs="Linux Libertine"/>
                </w:rPr>
              </w:ins>
            </m:ctrlPr>
          </m:e>
          <m:sub>
            <m:r>
              <w:rPr>
                <w:rFonts w:ascii="Cambria Math" w:hAnsi="Cambria Math" w:cs="Linux Libertine"/>
              </w:rPr>
              <m:t>0</m:t>
            </m:r>
          </m:sub>
        </m:sSub>
      </m:oMath>
      <w:r w:rsidR="00B86400">
        <w:rPr>
          <w:rFonts w:eastAsiaTheme="minorEastAsia"/>
        </w:rPr>
        <w:t xml:space="preserve">, how can we attempt to find a collision? Recall that an input difference </w:t>
      </w:r>
      <m:oMath>
        <m:sSub>
          <m:sSubPr>
            <m:ctrlPr>
              <w:ins w:id="120" w:author="Mitchell" w:date="2018-09-23T15:53: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121" w:author="Mitchell" w:date="2018-09-23T15:53:00Z">
                <w:rPr>
                  <w:rFonts w:ascii="Linux Libertine" w:eastAsiaTheme="minorEastAsia" w:hAnsi="Linux Libertine" w:cs="Linux Libertine"/>
                </w:rPr>
              </w:ins>
            </m:ctrlPr>
          </m:e>
          <m:sub>
            <m:r>
              <w:rPr>
                <w:rFonts w:ascii="Cambria Math" w:eastAsiaTheme="minorEastAsia" w:hAnsi="Cambria Math" w:cs="Linux Libertine"/>
              </w:rPr>
              <m:t>0</m:t>
            </m:r>
          </m:sub>
        </m:sSub>
      </m:oMath>
      <w:r w:rsidR="00B86400">
        <w:rPr>
          <w:rFonts w:eastAsiaTheme="minorEastAsia"/>
        </w:rPr>
        <w:t xml:space="preserve"> is a value such that </w:t>
      </w:r>
      <m:oMath>
        <m:r>
          <w:rPr>
            <w:rFonts w:ascii="Cambria Math" w:eastAsiaTheme="minorEastAsia" w:hAnsi="Cambria Math" w:cs="Linux Libertine"/>
          </w:rPr>
          <m:t>H</m:t>
        </m:r>
        <m:d>
          <m:dPr>
            <m:ctrlPr>
              <w:ins w:id="122" w:author="Mitchell" w:date="2018-09-23T15:53:00Z">
                <w:rPr>
                  <w:rFonts w:ascii="Cambria Math" w:eastAsiaTheme="minorEastAsia" w:hAnsi="Cambria Math" w:cs="Linux Libertine"/>
                  <w:i/>
                </w:rPr>
              </w:ins>
            </m:ctrlPr>
          </m:dPr>
          <m:e>
            <m:r>
              <w:rPr>
                <w:rFonts w:ascii="Cambria Math" w:eastAsiaTheme="minorEastAsia" w:hAnsi="Cambria Math" w:cs="Linux Libertine"/>
              </w:rPr>
              <m:t>x</m:t>
            </m:r>
          </m:e>
        </m:d>
        <m:r>
          <w:rPr>
            <w:rFonts w:ascii="Cambria Math" w:eastAsiaTheme="minorEastAsia" w:hAnsi="Cambria Math" w:cs="Linux Libertine"/>
          </w:rPr>
          <m:t>⊕H</m:t>
        </m:r>
        <m:d>
          <m:dPr>
            <m:ctrlPr>
              <w:ins w:id="123" w:author="Mitchell" w:date="2018-09-23T15:53:00Z">
                <w:rPr>
                  <w:rFonts w:ascii="Cambria Math" w:eastAsiaTheme="minorEastAsia" w:hAnsi="Cambria Math" w:cs="Linux Libertine"/>
                  <w:i/>
                </w:rPr>
              </w:ins>
            </m:ctrlPr>
          </m:dPr>
          <m:e>
            <m:r>
              <w:rPr>
                <w:rFonts w:ascii="Cambria Math" w:eastAsiaTheme="minorEastAsia" w:hAnsi="Cambria Math" w:cs="Linux Libertine"/>
              </w:rPr>
              <m:t>x⊕</m:t>
            </m:r>
            <m:sSub>
              <m:sSubPr>
                <m:ctrlPr>
                  <w:ins w:id="124" w:author="Mitchell" w:date="2018-09-23T15:53:00Z">
                    <w:rPr>
                      <w:rFonts w:ascii="Cambria Math" w:eastAsiaTheme="minorEastAsia" w:hAnsi="Cambria Math" w:cs="Linux Libertine"/>
                      <w:i/>
                    </w:rPr>
                  </w:ins>
                </m:ctrlPr>
              </m:sSubPr>
              <m:e>
                <m:r>
                  <m:rPr>
                    <m:sty m:val="p"/>
                  </m:rPr>
                  <w:rPr>
                    <w:rFonts w:ascii="Cambria Math" w:eastAsiaTheme="minorEastAsia" w:hAnsi="Cambria Math" w:cs="Linux Libertine"/>
                  </w:rPr>
                  <m:t>Δ</m:t>
                </m:r>
              </m:e>
              <m:sub>
                <m:r>
                  <w:rPr>
                    <w:rFonts w:ascii="Cambria Math" w:eastAsiaTheme="minorEastAsia" w:hAnsi="Cambria Math" w:cs="Linux Libertine"/>
                  </w:rPr>
                  <m:t>0</m:t>
                </m:r>
              </m:sub>
            </m:sSub>
            <m:ctrlPr>
              <w:ins w:id="125" w:author="Mitchell" w:date="2018-09-23T15:53:00Z">
                <w:rPr>
                  <w:rFonts w:ascii="Linux Libertine" w:eastAsiaTheme="minorEastAsia" w:hAnsi="Linux Libertine" w:cs="Linux Libertine"/>
                  <w:i/>
                </w:rPr>
              </w:ins>
            </m:ctrlPr>
          </m:e>
        </m:d>
        <m:r>
          <w:rPr>
            <w:rFonts w:ascii="Linux Libertine" w:eastAsiaTheme="minorEastAsia" w:hAnsi="Linux Libertine" w:cs="Linux Libertine"/>
          </w:rPr>
          <m:t>=0</m:t>
        </m:r>
      </m:oMath>
      <w:r w:rsidR="00B86400">
        <w:rPr>
          <w:rFonts w:eastAsiaTheme="minorEastAsia"/>
        </w:rPr>
        <w:t xml:space="preserve"> with high probability. Rewriting, this means </w:t>
      </w:r>
      <m:oMath>
        <m:r>
          <w:rPr>
            <w:rFonts w:ascii="Cambria Math" w:eastAsiaTheme="minorEastAsia" w:hAnsi="Cambria Math" w:cs="Linux Libertine"/>
          </w:rPr>
          <m:t>H</m:t>
        </m:r>
        <m:d>
          <m:dPr>
            <m:ctrlPr>
              <w:ins w:id="126" w:author="Mitchell" w:date="2018-09-23T15:54:00Z">
                <w:rPr>
                  <w:rFonts w:ascii="Cambria Math" w:eastAsiaTheme="minorEastAsia" w:hAnsi="Cambria Math" w:cs="Linux Libertine"/>
                  <w:i/>
                </w:rPr>
              </w:ins>
            </m:ctrlPr>
          </m:dPr>
          <m:e>
            <m:r>
              <w:rPr>
                <w:rFonts w:ascii="Cambria Math" w:eastAsiaTheme="minorEastAsia" w:hAnsi="Cambria Math" w:cs="Linux Libertine"/>
              </w:rPr>
              <m:t>x</m:t>
            </m:r>
          </m:e>
        </m:d>
        <m:r>
          <w:rPr>
            <w:rFonts w:ascii="Cambria Math" w:eastAsiaTheme="minorEastAsia" w:hAnsi="Cambria Math" w:cs="Linux Libertine"/>
          </w:rPr>
          <m:t>=H(x⊕</m:t>
        </m:r>
        <m:sSub>
          <m:sSubPr>
            <m:ctrlPr>
              <w:ins w:id="127" w:author="Mitchell" w:date="2018-09-23T15:54:00Z">
                <w:rPr>
                  <w:rFonts w:ascii="Cambria Math" w:eastAsiaTheme="minorEastAsia" w:hAnsi="Cambria Math" w:cs="Linux Libertine"/>
                  <w:i/>
                </w:rPr>
              </w:ins>
            </m:ctrlPr>
          </m:sSubPr>
          <m:e>
            <m:r>
              <m:rPr>
                <m:sty m:val="p"/>
              </m:rPr>
              <w:rPr>
                <w:rFonts w:ascii="Cambria Math" w:eastAsiaTheme="minorEastAsia" w:hAnsi="Cambria Math" w:cs="Linux Libertine"/>
              </w:rPr>
              <m:t>Δ</m:t>
            </m:r>
          </m:e>
          <m:sub>
            <m:r>
              <w:rPr>
                <w:rFonts w:ascii="Cambria Math" w:eastAsiaTheme="minorEastAsia" w:hAnsi="Cambria Math" w:cs="Linux Libertine"/>
              </w:rPr>
              <m:t>0</m:t>
            </m:r>
          </m:sub>
        </m:sSub>
        <m:r>
          <w:rPr>
            <w:rFonts w:ascii="Cambria Math" w:eastAsiaTheme="minorEastAsia" w:hAnsi="Cambria Math" w:cs="Linux Libertine"/>
          </w:rPr>
          <m:t>)</m:t>
        </m:r>
      </m:oMath>
      <w:r w:rsidR="00B86400">
        <w:rPr>
          <w:rFonts w:eastAsiaTheme="minorEastAsia"/>
        </w:rPr>
        <w:t xml:space="preserve"> with high probability. So, to perform a differential cryptanalytic attack, we apply the following algorithm:</w:t>
      </w:r>
    </w:p>
    <w:p w:rsidR="00B86400" w:rsidRDefault="00B86400" w:rsidP="00B86400">
      <w:pPr>
        <w:pStyle w:val="paragraph"/>
        <w:rPr>
          <w:rFonts w:eastAsiaTheme="minorEastAsia"/>
        </w:rPr>
      </w:pPr>
      <w:r>
        <w:rPr>
          <w:rFonts w:eastAsiaTheme="minorEastAsia"/>
        </w:rPr>
        <w:t xml:space="preserve">1) Randomly sample the input space for blocks, </w:t>
      </w:r>
      <m:oMath>
        <m:r>
          <w:rPr>
            <w:rFonts w:ascii="Cambria Math" w:eastAsiaTheme="minorEastAsia" w:hAnsi="Cambria Math" w:cs="Linux Libertine"/>
          </w:rPr>
          <m:t>x</m:t>
        </m:r>
      </m:oMath>
    </w:p>
    <w:p w:rsidR="00B86400" w:rsidRDefault="00B86400" w:rsidP="00B86400">
      <w:pPr>
        <w:pStyle w:val="paragraph"/>
        <w:rPr>
          <w:rFonts w:eastAsiaTheme="minorEastAsia"/>
        </w:rPr>
      </w:pPr>
      <w:r>
        <w:rPr>
          <w:rFonts w:eastAsiaTheme="minorEastAsia"/>
        </w:rPr>
        <w:t xml:space="preserve">2) Compute </w:t>
      </w:r>
      <m:oMath>
        <m:sSup>
          <m:sSupPr>
            <m:ctrlPr>
              <w:ins w:id="128" w:author="Mitchell" w:date="2018-09-23T15:55:00Z">
                <w:rPr>
                  <w:rFonts w:ascii="Cambria Math" w:eastAsiaTheme="minorEastAsia" w:hAnsi="Cambria Math" w:cs="Linux Libertine"/>
                  <w:i/>
                </w:rPr>
              </w:ins>
            </m:ctrlPr>
          </m:sSupPr>
          <m:e>
            <m:r>
              <w:rPr>
                <w:rFonts w:ascii="Cambria Math" w:eastAsiaTheme="minorEastAsia" w:hAnsi="Cambria Math" w:cs="Linux Libertine"/>
              </w:rPr>
              <m:t>x</m:t>
            </m:r>
          </m:e>
          <m:sup>
            <m:r>
              <w:rPr>
                <w:rFonts w:ascii="Cambria Math" w:eastAsiaTheme="minorEastAsia" w:hAnsi="Cambria Math" w:cs="Linux Libertine"/>
              </w:rPr>
              <m:t>'</m:t>
            </m:r>
          </m:sup>
        </m:sSup>
        <m:r>
          <w:rPr>
            <w:rFonts w:ascii="Cambria Math" w:eastAsiaTheme="minorEastAsia" w:hAnsi="Cambria Math" w:cs="Linux Libertine"/>
          </w:rPr>
          <m:t>=x⊕</m:t>
        </m:r>
        <m:sSub>
          <m:sSubPr>
            <m:ctrlPr>
              <w:ins w:id="129" w:author="Mitchell" w:date="2018-09-23T15:55:00Z">
                <w:rPr>
                  <w:rFonts w:ascii="Cambria Math" w:eastAsiaTheme="minorEastAsia" w:hAnsi="Cambria Math" w:cs="Linux Libertine"/>
                  <w:i/>
                </w:rPr>
              </w:ins>
            </m:ctrlPr>
          </m:sSubPr>
          <m:e>
            <m:r>
              <m:rPr>
                <m:sty m:val="p"/>
              </m:rPr>
              <w:rPr>
                <w:rFonts w:ascii="Cambria Math" w:eastAsiaTheme="minorEastAsia" w:hAnsi="Cambria Math" w:cs="Linux Libertine"/>
              </w:rPr>
              <m:t>Δ</m:t>
            </m:r>
          </m:e>
          <m:sub>
            <m:r>
              <w:rPr>
                <w:rFonts w:ascii="Cambria Math" w:eastAsiaTheme="minorEastAsia" w:hAnsi="Cambria Math" w:cs="Linux Libertine"/>
              </w:rPr>
              <m:t>0</m:t>
            </m:r>
          </m:sub>
        </m:sSub>
      </m:oMath>
    </w:p>
    <w:p w:rsidR="00B86400" w:rsidRDefault="00B86400" w:rsidP="00B86400">
      <w:pPr>
        <w:pStyle w:val="paragraph"/>
        <w:rPr>
          <w:rFonts w:eastAsiaTheme="minorEastAsia"/>
        </w:rPr>
      </w:pPr>
      <w:r>
        <w:rPr>
          <w:rFonts w:eastAsiaTheme="minorEastAsia"/>
        </w:rPr>
        <w:t xml:space="preserve">3) Compute </w:t>
      </w:r>
      <m:oMath>
        <m:r>
          <w:rPr>
            <w:rFonts w:ascii="Cambria Math" w:eastAsiaTheme="minorEastAsia" w:hAnsi="Cambria Math" w:cs="Linux Libertine"/>
          </w:rPr>
          <m:t>H(x)</m:t>
        </m:r>
      </m:oMath>
      <w:r>
        <w:rPr>
          <w:rFonts w:eastAsiaTheme="minorEastAsia"/>
        </w:rPr>
        <w:t xml:space="preserve">, </w:t>
      </w:r>
      <m:oMath>
        <m:r>
          <w:rPr>
            <w:rFonts w:ascii="Cambria Math" w:eastAsiaTheme="minorEastAsia" w:hAnsi="Cambria Math" w:cs="Linux Libertine"/>
          </w:rPr>
          <m:t>H(</m:t>
        </m:r>
        <m:sSup>
          <m:sSupPr>
            <m:ctrlPr>
              <w:ins w:id="130" w:author="Mitchell" w:date="2018-09-23T15:55:00Z">
                <w:rPr>
                  <w:rFonts w:ascii="Cambria Math" w:eastAsiaTheme="minorEastAsia" w:hAnsi="Cambria Math" w:cs="Linux Libertine"/>
                  <w:i/>
                </w:rPr>
              </w:ins>
            </m:ctrlPr>
          </m:sSupPr>
          <m:e>
            <m:r>
              <w:rPr>
                <w:rFonts w:ascii="Cambria Math" w:eastAsiaTheme="minorEastAsia" w:hAnsi="Cambria Math" w:cs="Linux Libertine"/>
              </w:rPr>
              <m:t>x</m:t>
            </m:r>
          </m:e>
          <m:sup>
            <m:r>
              <w:rPr>
                <w:rFonts w:ascii="Cambria Math" w:eastAsiaTheme="minorEastAsia" w:hAnsi="Cambria Math" w:cs="Linux Libertine"/>
              </w:rPr>
              <m:t>'</m:t>
            </m:r>
          </m:sup>
        </m:sSup>
        <m:r>
          <w:rPr>
            <w:rFonts w:ascii="Cambria Math" w:eastAsiaTheme="minorEastAsia" w:hAnsi="Cambria Math" w:cs="Linux Libertine"/>
          </w:rPr>
          <m:t>)</m:t>
        </m:r>
      </m:oMath>
    </w:p>
    <w:p w:rsidR="00B86400" w:rsidRDefault="00B86400" w:rsidP="00B86400">
      <w:pPr>
        <w:pStyle w:val="paragraph"/>
        <w:rPr>
          <w:rFonts w:eastAsiaTheme="minorEastAsia"/>
        </w:rPr>
      </w:pPr>
      <w:r>
        <w:rPr>
          <w:rFonts w:eastAsiaTheme="minorEastAsia"/>
        </w:rPr>
        <w:t xml:space="preserve">4) If </w:t>
      </w:r>
      <m:oMath>
        <m:r>
          <w:rPr>
            <w:rFonts w:ascii="Cambria Math" w:eastAsiaTheme="minorEastAsia" w:hAnsi="Cambria Math" w:cs="Linux Libertine"/>
          </w:rPr>
          <m:t>H</m:t>
        </m:r>
        <m:d>
          <m:dPr>
            <m:ctrlPr>
              <w:ins w:id="131" w:author="Mitchell" w:date="2018-09-23T15:55:00Z">
                <w:rPr>
                  <w:rFonts w:ascii="Cambria Math" w:eastAsiaTheme="minorEastAsia" w:hAnsi="Cambria Math" w:cs="Linux Libertine"/>
                  <w:i/>
                </w:rPr>
              </w:ins>
            </m:ctrlPr>
          </m:dPr>
          <m:e>
            <m:r>
              <w:rPr>
                <w:rFonts w:ascii="Cambria Math" w:eastAsiaTheme="minorEastAsia" w:hAnsi="Cambria Math" w:cs="Linux Libertine"/>
              </w:rPr>
              <m:t>x</m:t>
            </m:r>
          </m:e>
        </m:d>
        <m:r>
          <w:rPr>
            <w:rFonts w:ascii="Cambria Math" w:eastAsiaTheme="minorEastAsia" w:hAnsi="Cambria Math" w:cs="Linux Libertine"/>
          </w:rPr>
          <m:t>=H(</m:t>
        </m:r>
        <m:sSup>
          <m:sSupPr>
            <m:ctrlPr>
              <w:ins w:id="132" w:author="Mitchell" w:date="2018-09-23T15:55:00Z">
                <w:rPr>
                  <w:rFonts w:ascii="Cambria Math" w:eastAsiaTheme="minorEastAsia" w:hAnsi="Cambria Math" w:cs="Linux Libertine"/>
                  <w:i/>
                </w:rPr>
              </w:ins>
            </m:ctrlPr>
          </m:sSupPr>
          <m:e>
            <m:r>
              <w:rPr>
                <w:rFonts w:ascii="Cambria Math" w:eastAsiaTheme="minorEastAsia" w:hAnsi="Cambria Math" w:cs="Linux Libertine"/>
              </w:rPr>
              <m:t>x</m:t>
            </m:r>
          </m:e>
          <m:sup>
            <m:r>
              <w:rPr>
                <w:rFonts w:ascii="Cambria Math" w:eastAsiaTheme="minorEastAsia" w:hAnsi="Cambria Math" w:cs="Linux Libertine"/>
              </w:rPr>
              <m:t>'</m:t>
            </m:r>
          </m:sup>
        </m:sSup>
        <m:r>
          <w:rPr>
            <w:rFonts w:ascii="Cambria Math" w:eastAsiaTheme="minorEastAsia" w:hAnsi="Cambria Math" w:cs="Linux Libertine"/>
          </w:rPr>
          <m:t>)</m:t>
        </m:r>
      </m:oMath>
      <w:r>
        <w:rPr>
          <w:rFonts w:eastAsiaTheme="minorEastAsia"/>
        </w:rPr>
        <w:t xml:space="preserve">, </w:t>
      </w:r>
      <w:r w:rsidR="000A3DBC">
        <w:rPr>
          <w:rFonts w:eastAsiaTheme="minorEastAsia"/>
        </w:rPr>
        <w:t xml:space="preserve">then we have detected a collision </w:t>
      </w:r>
      <m:oMath>
        <m:r>
          <w:rPr>
            <w:rFonts w:ascii="Linux Libertine" w:eastAsiaTheme="minorEastAsia" w:hAnsi="Linux Libertine" w:cs="Linux Libertine"/>
          </w:rPr>
          <m:t>(</m:t>
        </m:r>
        <m:r>
          <w:rPr>
            <w:rFonts w:ascii="Cambria Math" w:eastAsiaTheme="minorEastAsia" w:hAnsi="Cambria Math" w:cs="Linux Libertine"/>
          </w:rPr>
          <m:t xml:space="preserve">x, </m:t>
        </m:r>
        <m:sSup>
          <m:sSupPr>
            <m:ctrlPr>
              <w:ins w:id="133" w:author="Mitchell" w:date="2018-09-23T16:23:00Z">
                <w:rPr>
                  <w:rFonts w:ascii="Cambria Math" w:eastAsiaTheme="minorEastAsia" w:hAnsi="Cambria Math" w:cs="Linux Libertine"/>
                  <w:i/>
                </w:rPr>
              </w:ins>
            </m:ctrlPr>
          </m:sSupPr>
          <m:e>
            <m:r>
              <w:rPr>
                <w:rFonts w:ascii="Cambria Math" w:eastAsiaTheme="minorEastAsia" w:hAnsi="Cambria Math" w:cs="Linux Libertine"/>
              </w:rPr>
              <m:t>x</m:t>
            </m:r>
          </m:e>
          <m:sup>
            <m:r>
              <w:rPr>
                <w:rFonts w:ascii="Cambria Math" w:eastAsiaTheme="minorEastAsia" w:hAnsi="Cambria Math" w:cs="Linux Libertine"/>
              </w:rPr>
              <m:t>'</m:t>
            </m:r>
          </m:sup>
        </m:sSup>
        <m:r>
          <w:rPr>
            <w:rFonts w:ascii="Cambria Math" w:eastAsiaTheme="minorEastAsia" w:hAnsi="Cambria Math" w:cs="Linux Libertine"/>
          </w:rPr>
          <m:t>)</m:t>
        </m:r>
      </m:oMath>
    </w:p>
    <w:p w:rsidR="00B86400" w:rsidRDefault="00B86400" w:rsidP="00B86400">
      <w:pPr>
        <w:pStyle w:val="paragraph"/>
        <w:rPr>
          <w:rFonts w:eastAsiaTheme="minorEastAsia"/>
        </w:rPr>
      </w:pPr>
      <w:r>
        <w:rPr>
          <w:rFonts w:eastAsiaTheme="minorEastAsia"/>
        </w:rPr>
        <w:t>5) Repeat from 1</w:t>
      </w:r>
    </w:p>
    <w:p w:rsidR="00980686" w:rsidRPr="00BF0489" w:rsidRDefault="00B86400" w:rsidP="00B86400">
      <w:pPr>
        <w:pStyle w:val="paragraph"/>
        <w:rPr>
          <w:rFonts w:eastAsiaTheme="minorEastAsia"/>
        </w:rPr>
      </w:pPr>
      <w:r>
        <w:rPr>
          <w:rFonts w:eastAsiaTheme="minorEastAsia"/>
        </w:rPr>
        <w:t xml:space="preserve">If </w:t>
      </w:r>
      <m:oMath>
        <m:sSub>
          <m:sSubPr>
            <m:ctrlPr>
              <w:ins w:id="134" w:author="Mitchell" w:date="2018-09-23T15:56:00Z">
                <w:rPr>
                  <w:rFonts w:ascii="Cambria Math" w:eastAsiaTheme="minorEastAsia" w:hAnsi="Cambria Math" w:cs="Linux Libertine"/>
                  <w:i/>
                </w:rPr>
              </w:ins>
            </m:ctrlPr>
          </m:sSubPr>
          <m:e>
            <m:r>
              <m:rPr>
                <m:sty m:val="p"/>
              </m:rPr>
              <w:rPr>
                <w:rFonts w:ascii="Linux Libertine" w:eastAsiaTheme="minorEastAsia" w:hAnsi="Linux Libertine" w:cs="Linux Libertine"/>
              </w:rPr>
              <m:t>Δ</m:t>
            </m:r>
            <m:ctrlPr>
              <w:ins w:id="135" w:author="Mitchell" w:date="2018-09-23T15:56:00Z">
                <w:rPr>
                  <w:rFonts w:ascii="Linux Libertine" w:eastAsiaTheme="minorEastAsia" w:hAnsi="Linux Libertine" w:cs="Linux Libertine"/>
                </w:rPr>
              </w:ins>
            </m:ctrlPr>
          </m:e>
          <m:sub>
            <m:r>
              <w:rPr>
                <w:rFonts w:ascii="Cambria Math" w:eastAsiaTheme="minorEastAsia" w:hAnsi="Cambria Math" w:cs="Linux Libertine"/>
              </w:rPr>
              <m:t>0</m:t>
            </m:r>
          </m:sub>
        </m:sSub>
      </m:oMath>
      <w:r>
        <w:rPr>
          <w:rFonts w:eastAsiaTheme="minorEastAsia"/>
        </w:rPr>
        <w:t xml:space="preserve"> holds with probability </w:t>
      </w:r>
      <m:oMath>
        <m:sSup>
          <m:sSupPr>
            <m:ctrlPr>
              <w:ins w:id="136" w:author="Mitchell" w:date="2018-09-23T15:56:00Z">
                <w:rPr>
                  <w:rFonts w:ascii="Linux Libertine" w:eastAsiaTheme="minorEastAsia" w:hAnsi="Linux Libertine" w:cs="Linux Libertine"/>
                  <w:i/>
                </w:rPr>
              </w:ins>
            </m:ctrlPr>
          </m:sSupPr>
          <m:e>
            <m:r>
              <w:rPr>
                <w:rFonts w:ascii="Linux Libertine" w:eastAsiaTheme="minorEastAsia" w:hAnsi="Linux Libertine" w:cs="Linux Libertine"/>
              </w:rPr>
              <m:t>2</m:t>
            </m:r>
          </m:e>
          <m:sup>
            <m:r>
              <w:rPr>
                <w:rFonts w:ascii="Linux Libertine" w:eastAsiaTheme="minorEastAsia" w:hAnsi="Linux Libertine" w:cs="Linux Libertine"/>
              </w:rPr>
              <m:t>-</m:t>
            </m:r>
            <m:r>
              <w:rPr>
                <w:rFonts w:ascii="Cambria Math" w:eastAsiaTheme="minorEastAsia" w:hAnsi="Cambria Math" w:cs="Linux Libertine"/>
              </w:rPr>
              <m:t>n</m:t>
            </m:r>
          </m:sup>
        </m:sSup>
      </m:oMath>
      <w:r>
        <w:rPr>
          <w:rFonts w:eastAsiaTheme="minorEastAsia"/>
        </w:rPr>
        <w:t xml:space="preserve">, then we anticipate having to sample </w:t>
      </w:r>
      <m:oMath>
        <m:sSup>
          <m:sSupPr>
            <m:ctrlPr>
              <w:ins w:id="137" w:author="Mitchell" w:date="2018-09-23T15:56:00Z">
                <w:rPr>
                  <w:rFonts w:ascii="Linux Libertine" w:eastAsiaTheme="minorEastAsia" w:hAnsi="Linux Libertine" w:cs="Linux Libertine"/>
                  <w:i/>
                </w:rPr>
              </w:ins>
            </m:ctrlPr>
          </m:sSupPr>
          <m:e>
            <m:r>
              <w:rPr>
                <w:rFonts w:ascii="Linux Libertine" w:eastAsiaTheme="minorEastAsia" w:hAnsi="Linux Libertine" w:cs="Linux Libertine"/>
              </w:rPr>
              <m:t>2</m:t>
            </m:r>
          </m:e>
          <m:sup>
            <m:r>
              <w:rPr>
                <w:rFonts w:ascii="Cambria Math" w:eastAsiaTheme="minorEastAsia" w:hAnsi="Cambria Math" w:cs="Linux Libertine"/>
              </w:rPr>
              <m:t>n</m:t>
            </m:r>
          </m:sup>
        </m:sSup>
      </m:oMath>
      <w:r>
        <w:rPr>
          <w:rFonts w:eastAsiaTheme="minorEastAsia"/>
        </w:rPr>
        <w:t xml:space="preserve"> values to find a collision. </w:t>
      </w:r>
      <w:r w:rsidR="00F006EC">
        <w:rPr>
          <w:rFonts w:eastAsiaTheme="minorEastAsia"/>
        </w:rPr>
        <w:t xml:space="preserve">This basic algorithm has been implemented in the </w:t>
      </w:r>
      <w:r w:rsidR="00F006EC">
        <w:rPr>
          <w:rFonts w:eastAsiaTheme="minorEastAsia"/>
          <w:i/>
        </w:rPr>
        <w:t>hasher</w:t>
      </w:r>
      <w:r w:rsidR="00F006EC">
        <w:rPr>
          <w:rFonts w:eastAsiaTheme="minorEastAsia"/>
        </w:rPr>
        <w:t xml:space="preserve"> functi</w:t>
      </w:r>
      <w:r w:rsidR="000C57FC">
        <w:rPr>
          <w:rFonts w:eastAsiaTheme="minorEastAsia"/>
        </w:rPr>
        <w:t xml:space="preserve">on. </w:t>
      </w:r>
      <w:r w:rsidR="00BF0489">
        <w:rPr>
          <w:rFonts w:eastAsiaTheme="minorEastAsia"/>
        </w:rPr>
        <w:t xml:space="preserve">This is not efficient however; to increase the likelihood of finding a collision, it is necessary to determine a set of sufficient conditions for the input difference. With these conditions, we may then modify our two inputs to ensure they satisfy the given conditions, which will in turn increase the chance of finding a collision. </w:t>
      </w:r>
    </w:p>
    <w:p w:rsidR="00C9659F" w:rsidRPr="00C9659F" w:rsidRDefault="00C9659F" w:rsidP="00C9659F">
      <w:pPr>
        <w:jc w:val="center"/>
      </w:pPr>
    </w:p>
    <w:p w:rsidR="00CC295F" w:rsidRDefault="00CC295F" w:rsidP="00CC295F">
      <w:pPr>
        <w:pStyle w:val="Heading1"/>
      </w:pPr>
      <w:bookmarkStart w:id="138" w:name="_Toc528019250"/>
      <w:r>
        <w:lastRenderedPageBreak/>
        <w:t>Results</w:t>
      </w:r>
      <w:bookmarkEnd w:id="138"/>
    </w:p>
    <w:p w:rsidR="001D4083" w:rsidRDefault="007971F5" w:rsidP="00480CC1">
      <w:pPr>
        <w:pStyle w:val="paragraph"/>
      </w:pPr>
      <w:r>
        <w:t xml:space="preserve">To test the efficacy of our techniques, we </w:t>
      </w:r>
      <w:r w:rsidR="006548B9">
        <w:t xml:space="preserve">have </w:t>
      </w:r>
      <w:r>
        <w:t xml:space="preserve">run several tests to determine how they perform in relation to each other, and in relation to finding actual collisions. </w:t>
      </w:r>
      <w:r w:rsidR="001D4083">
        <w:t xml:space="preserve">Specifically, we have tested the </w:t>
      </w:r>
      <w:r w:rsidR="008F1FDD">
        <w:t>efficacy</w:t>
      </w:r>
      <w:r w:rsidR="001D4083">
        <w:t xml:space="preserve"> of both the naïve fitness function and the </w:t>
      </w:r>
      <w:r w:rsidR="008F1FDD">
        <w:t>probabilistic</w:t>
      </w:r>
      <w:r w:rsidR="001D4083">
        <w:t xml:space="preserve"> fitness function across the three different generation techniques, specifically random search, genetic algorithms, and our hybrid algorithm.</w:t>
      </w:r>
      <w:r w:rsidR="008F1FDD">
        <w:t xml:space="preserve"> We will give a full description of how these tests were carried out, including conditions, assumptions, and parameters for </w:t>
      </w:r>
      <w:r w:rsidR="00B96976">
        <w:t xml:space="preserve">all </w:t>
      </w:r>
      <w:r w:rsidR="008F1FDD">
        <w:t>programs</w:t>
      </w:r>
      <w:r w:rsidR="00B96976">
        <w:t xml:space="preserve"> used</w:t>
      </w:r>
      <w:r w:rsidR="008F1FDD">
        <w:t>.</w:t>
      </w:r>
      <w:r w:rsidR="001D4083">
        <w:t xml:space="preserve"> </w:t>
      </w:r>
    </w:p>
    <w:p w:rsidR="00480CC1" w:rsidRDefault="00B96976" w:rsidP="00480CC1">
      <w:pPr>
        <w:pStyle w:val="paragraph"/>
      </w:pPr>
      <w:r>
        <w:t>Firstly, all of our tests</w:t>
      </w:r>
      <w:r w:rsidR="007971F5">
        <w:t xml:space="preserve"> are performed on MAW32 to ensure they can be run in a tractable amount of time</w:t>
      </w:r>
      <w:r>
        <w:t xml:space="preserve">. </w:t>
      </w:r>
      <w:r w:rsidR="007C71DD">
        <w:t xml:space="preserve">Another </w:t>
      </w:r>
      <w:r>
        <w:t xml:space="preserve">benefit </w:t>
      </w:r>
      <w:r w:rsidR="007C71DD">
        <w:t xml:space="preserve">of </w:t>
      </w:r>
      <w:r>
        <w:t xml:space="preserve">this is we will also produce a very large quantity of data, </w:t>
      </w:r>
      <w:r w:rsidR="007C71DD">
        <w:t>which increases the certainty of our answers</w:t>
      </w:r>
      <w:r>
        <w:t>.</w:t>
      </w:r>
      <w:r w:rsidR="007971F5">
        <w:t xml:space="preserve"> The results of this analysis may then be used to determine the </w:t>
      </w:r>
      <w:r>
        <w:t xml:space="preserve">efficacy of </w:t>
      </w:r>
      <w:r w:rsidR="007971F5">
        <w:t>our techniques on the SHA</w:t>
      </w:r>
      <w:r w:rsidR="007971F5">
        <w:noBreakHyphen/>
        <w:t>2 family</w:t>
      </w:r>
      <w:r>
        <w:t xml:space="preserve"> of hash functions</w:t>
      </w:r>
      <w:r w:rsidR="007971F5">
        <w:t xml:space="preserve">. </w:t>
      </w:r>
      <w:r w:rsidR="00480CC1">
        <w:t xml:space="preserve">To ensure a fair and unbiased test, we </w:t>
      </w:r>
      <w:r w:rsidR="00135DB4">
        <w:t xml:space="preserve">impose the following </w:t>
      </w:r>
      <w:r>
        <w:t>conditions</w:t>
      </w:r>
      <w:r w:rsidR="00135DB4">
        <w:t>:</w:t>
      </w:r>
    </w:p>
    <w:p w:rsidR="00480CC1" w:rsidRDefault="00480CC1" w:rsidP="00480CC1">
      <w:pPr>
        <w:pStyle w:val="paragraph"/>
        <w:numPr>
          <w:ilvl w:val="0"/>
          <w:numId w:val="17"/>
        </w:numPr>
      </w:pPr>
      <w:r>
        <w:t xml:space="preserve">All tests are to be run on the same computer, </w:t>
      </w:r>
      <w:r w:rsidR="001C56EA">
        <w:t>provided by the University</w:t>
      </w:r>
    </w:p>
    <w:p w:rsidR="00480CC1" w:rsidRDefault="00480CC1" w:rsidP="00480CC1">
      <w:pPr>
        <w:pStyle w:val="paragraph"/>
        <w:numPr>
          <w:ilvl w:val="0"/>
          <w:numId w:val="17"/>
        </w:numPr>
      </w:pPr>
      <w:r>
        <w:t>At no point should any other test be running simultaneously</w:t>
      </w:r>
    </w:p>
    <w:p w:rsidR="00480CC1" w:rsidRDefault="00480CC1" w:rsidP="00480CC1">
      <w:pPr>
        <w:pStyle w:val="paragraph"/>
        <w:numPr>
          <w:ilvl w:val="0"/>
          <w:numId w:val="17"/>
        </w:numPr>
      </w:pPr>
      <w:r>
        <w:t>The test will run uninterrupted for exactly 24 hours</w:t>
      </w:r>
    </w:p>
    <w:p w:rsidR="00480CC1" w:rsidRDefault="00480CC1" w:rsidP="00480CC1">
      <w:pPr>
        <w:pStyle w:val="paragraph"/>
        <w:numPr>
          <w:ilvl w:val="0"/>
          <w:numId w:val="17"/>
        </w:numPr>
      </w:pPr>
      <w:r>
        <w:t>None of the memo</w:t>
      </w:r>
      <w:r w:rsidR="00251CD7">
        <w:t>ization</w:t>
      </w:r>
      <w:r>
        <w:t xml:space="preserve"> files will be changed at any point</w:t>
      </w:r>
    </w:p>
    <w:p w:rsidR="00480CC1" w:rsidRDefault="00480CC1" w:rsidP="00480CC1">
      <w:pPr>
        <w:pStyle w:val="paragraph"/>
        <w:numPr>
          <w:ilvl w:val="0"/>
          <w:numId w:val="17"/>
        </w:numPr>
      </w:pPr>
      <w:r>
        <w:t xml:space="preserve">The configuration for </w:t>
      </w:r>
      <m:oMath>
        <m:r>
          <w:rPr>
            <w:rFonts w:ascii="Cambria Math" w:hAnsi="Cambria Math" w:cs="Cambria Math"/>
          </w:rPr>
          <m:t>maw</m:t>
        </m:r>
        <m:r>
          <w:rPr>
            <w:rFonts w:ascii="Linux Libertine" w:hAnsi="Linux Libertine" w:cs="Linux Libertine"/>
          </w:rPr>
          <m:t>_</m:t>
        </m:r>
        <m:r>
          <w:rPr>
            <w:rFonts w:ascii="Cambria Math" w:hAnsi="Cambria Math" w:cs="Cambria Math"/>
          </w:rPr>
          <m:t>trail</m:t>
        </m:r>
      </m:oMath>
      <w:r>
        <w:t xml:space="preserve"> is as follows:</w:t>
      </w:r>
    </w:p>
    <w:p w:rsidR="00480CC1" w:rsidRDefault="00480CC1" w:rsidP="00480CC1">
      <w:pPr>
        <w:pStyle w:val="paragraph"/>
        <w:numPr>
          <w:ilvl w:val="1"/>
          <w:numId w:val="17"/>
        </w:numPr>
      </w:pPr>
      <w:r>
        <w:t>Rounds: 8/16</w:t>
      </w:r>
      <w:r w:rsidR="00251CD7">
        <w:t xml:space="preserve"> </w:t>
      </w:r>
    </w:p>
    <w:p w:rsidR="00480CC1" w:rsidRDefault="00480CC1" w:rsidP="00480CC1">
      <w:pPr>
        <w:pStyle w:val="paragraph"/>
        <w:numPr>
          <w:ilvl w:val="1"/>
          <w:numId w:val="17"/>
        </w:numPr>
      </w:pPr>
      <w:r>
        <w:t xml:space="preserve">Probability threshold: </w:t>
      </w:r>
      <w:r w:rsidR="000A384E">
        <w:noBreakHyphen/>
      </w:r>
      <w:r>
        <w:t>3.000000</w:t>
      </w:r>
    </w:p>
    <w:p w:rsidR="00480CC1" w:rsidRDefault="00480CC1" w:rsidP="00480CC1">
      <w:pPr>
        <w:pStyle w:val="paragraph"/>
        <w:numPr>
          <w:ilvl w:val="1"/>
          <w:numId w:val="17"/>
        </w:numPr>
      </w:pPr>
      <w:r>
        <w:t>Immigration rate: 5%</w:t>
      </w:r>
    </w:p>
    <w:p w:rsidR="00251CD7" w:rsidRDefault="00251CD7" w:rsidP="00480CC1">
      <w:pPr>
        <w:pStyle w:val="paragraph"/>
        <w:numPr>
          <w:ilvl w:val="1"/>
          <w:numId w:val="17"/>
        </w:numPr>
      </w:pPr>
      <w:r>
        <w:t>Gene pool size: 64</w:t>
      </w:r>
    </w:p>
    <w:p w:rsidR="00B413F0" w:rsidRPr="00B413F0" w:rsidRDefault="00B413F0" w:rsidP="00D0536A">
      <w:pPr>
        <w:pStyle w:val="paragraph"/>
      </w:pPr>
      <w:r>
        <w:t xml:space="preserve">Overall, 6 tests will be run, testing all combinations of generation techniques and fitness functions. </w:t>
      </w:r>
      <w:r w:rsidR="00B5003F">
        <w:t>To analyse the</w:t>
      </w:r>
      <w:r>
        <w:t xml:space="preserve">se results, </w:t>
      </w:r>
      <w:r w:rsidR="00B5003F">
        <w:t xml:space="preserve">we opt to format the output as a CSV. </w:t>
      </w:r>
      <w:r>
        <w:t xml:space="preserve">This is not immediately supplied by </w:t>
      </w:r>
      <m:oMath>
        <m:r>
          <w:rPr>
            <w:rFonts w:ascii="Cambria Math" w:hAnsi="Cambria Math" w:cs="Cambria Math"/>
          </w:rPr>
          <m:t>maw</m:t>
        </m:r>
        <m:r>
          <w:rPr>
            <w:rFonts w:ascii="Linux Libertine" w:hAnsi="Linux Libertine" w:cs="Linux Libertine"/>
          </w:rPr>
          <m:t>_</m:t>
        </m:r>
        <m:r>
          <w:rPr>
            <w:rFonts w:ascii="Cambria Math" w:hAnsi="Cambria Math" w:cs="Cambria Math"/>
          </w:rPr>
          <m:t>trail</m:t>
        </m:r>
      </m:oMath>
      <w:r>
        <w:t>, which also includes important diagnostic information in its output, so it is necessary to perform a simple search</w:t>
      </w:r>
      <w:r>
        <w:noBreakHyphen/>
        <w:t xml:space="preserve">and-replace. The data from </w:t>
      </w:r>
      <m:oMath>
        <m:r>
          <w:rPr>
            <w:rFonts w:ascii="Cambria Math" w:hAnsi="Cambria Math" w:cs="Cambria Math"/>
          </w:rPr>
          <m:t>maw</m:t>
        </m:r>
        <m:r>
          <w:rPr>
            <w:rFonts w:ascii="Linux Libertine" w:hAnsi="Linux Libertine" w:cs="Linux Libertine"/>
          </w:rPr>
          <m:t>_</m:t>
        </m:r>
        <m:r>
          <w:rPr>
            <w:rFonts w:ascii="Cambria Math" w:hAnsi="Cambria Math" w:cs="Cambria Math"/>
          </w:rPr>
          <m:t>trail</m:t>
        </m:r>
      </m:oMath>
      <w:r>
        <w:t xml:space="preserve"> that we are interested in is of the form </w:t>
      </w:r>
      <w:r w:rsidR="00B5003F">
        <w:t xml:space="preserve">“[Timestamp] (Fingerprint: %1, Fitness: %2) - %3”, </w:t>
      </w:r>
      <w:r>
        <w:t>where “%n” denotes some variable. We reformat these l</w:t>
      </w:r>
      <w:r w:rsidR="00D11213">
        <w:t xml:space="preserve">ines to be of the form “%1,%2,%3”, meaning the columns are </w:t>
      </w:r>
      <w:r>
        <w:t>the fingerprint, fitness, and technique respectively. The fingerprint column should contain a 64</w:t>
      </w:r>
      <w:r>
        <w:noBreakHyphen/>
        <w:t xml:space="preserve">bit hexadecimal integer, the fitness column should contain some integer, and the technique column should contain one of the following values: </w:t>
      </w:r>
      <w:r>
        <w:lastRenderedPageBreak/>
        <w:t xml:space="preserve">Immigration, Survivor, Generated, Best. However, the “Survivor” and “Best” techniques are themselves diagnostic outputs, so should be discarded. </w:t>
      </w:r>
    </w:p>
    <w:p w:rsidR="00B413F0" w:rsidRDefault="00402787" w:rsidP="00D0536A">
      <w:pPr>
        <w:pStyle w:val="paragraph"/>
        <w:rPr>
          <w:rFonts w:eastAsiaTheme="minorEastAsia"/>
        </w:rPr>
      </w:pPr>
      <w:r>
        <w:rPr>
          <w:rFonts w:eastAsiaTheme="minorEastAsia"/>
        </w:rPr>
        <w:t xml:space="preserve">To properly analyse our results, we </w:t>
      </w:r>
      <w:r w:rsidR="00B413F0">
        <w:rPr>
          <w:rFonts w:eastAsiaTheme="minorEastAsia"/>
        </w:rPr>
        <w:t xml:space="preserve">derive two such CSV files from any given output. The first file contains all of the data of the form described above. However, this file may contain a large number of duplicates, and as such, we derive a second file which consists of only the unique input differences that were generated. When performing statistical analysis, this will be performed on the second, unique collection of data, to avoid massive amounts of bias towards the genetic algorithm and hybrid algorithm. </w:t>
      </w:r>
    </w:p>
    <w:p w:rsidR="00E3594D" w:rsidRDefault="00E3594D" w:rsidP="00D0536A">
      <w:pPr>
        <w:pStyle w:val="paragraph"/>
        <w:rPr>
          <w:rFonts w:eastAsiaTheme="minorEastAsia"/>
        </w:rPr>
      </w:pPr>
      <w:r>
        <w:rPr>
          <w:rFonts w:eastAsiaTheme="minorEastAsia"/>
        </w:rPr>
        <w:t xml:space="preserve">However, we must also gauge how effective each of our techniques are at producing viable input differences, i.e. input differences which are capable of finding collisions readily. To do this, we will use the unique results from each test, and </w:t>
      </w:r>
      <w:r w:rsidR="002357A3">
        <w:rPr>
          <w:rFonts w:eastAsiaTheme="minorEastAsia"/>
        </w:rPr>
        <w:t xml:space="preserve">compute an approximation of the true fitness function, with a timeout of </w:t>
      </w:r>
      <m:oMath>
        <m:r>
          <w:rPr>
            <w:rFonts w:ascii="Cambria Math" w:eastAsiaTheme="minorEastAsia" w:hAnsi="Cambria Math" w:cs="Linux Libertine"/>
          </w:rPr>
          <m:t>t=10</m:t>
        </m:r>
      </m:oMath>
      <w:r w:rsidR="002357A3">
        <w:rPr>
          <w:rFonts w:eastAsiaTheme="minorEastAsia"/>
        </w:rPr>
        <w:t xml:space="preserve">. This is facilitated by a simple Python script, </w:t>
      </w:r>
      <m:oMath>
        <m:r>
          <w:rPr>
            <w:rFonts w:ascii="Cambria Math" w:eastAsiaTheme="minorEastAsia" w:hAnsi="Cambria Math" w:cs="Cambria Math"/>
          </w:rPr>
          <m:t>test</m:t>
        </m:r>
        <m:r>
          <w:rPr>
            <w:rFonts w:ascii="Linux Libertine" w:eastAsiaTheme="minorEastAsia" w:hAnsi="Linux Libertine" w:cs="Linux Libertine"/>
          </w:rPr>
          <m:t>_</m:t>
        </m:r>
        <m:r>
          <w:rPr>
            <w:rFonts w:ascii="Cambria Math" w:eastAsiaTheme="minorEastAsia" w:hAnsi="Cambria Math" w:cs="Cambria Math"/>
          </w:rPr>
          <m:t>diffs</m:t>
        </m:r>
        <m:r>
          <w:rPr>
            <w:rFonts w:ascii="Linux Libertine" w:eastAsiaTheme="minorEastAsia" w:hAnsi="Linux Libertine" w:cs="Linux Libertine"/>
          </w:rPr>
          <m:t>.</m:t>
        </m:r>
        <m:r>
          <w:rPr>
            <w:rFonts w:ascii="Cambria Math" w:eastAsiaTheme="minorEastAsia" w:hAnsi="Cambria Math" w:cs="Cambria Math"/>
          </w:rPr>
          <m:t>py</m:t>
        </m:r>
      </m:oMath>
      <w:r w:rsidR="002357A3">
        <w:rPr>
          <w:rFonts w:eastAsiaTheme="minorEastAsia"/>
        </w:rPr>
        <w:t xml:space="preserve">. This script takes a CSV file of the form described above, and uses the </w:t>
      </w:r>
      <m:oMath>
        <m:r>
          <w:rPr>
            <w:rFonts w:ascii="Linux Libertine" w:eastAsiaTheme="minorEastAsia" w:hAnsi="Linux Libertine" w:cs="Linux Libertine"/>
          </w:rPr>
          <m:t>h</m:t>
        </m:r>
        <m:r>
          <w:rPr>
            <w:rFonts w:ascii="Cambria Math" w:eastAsiaTheme="minorEastAsia" w:hAnsi="Cambria Math" w:cs="Cambria Math"/>
          </w:rPr>
          <m:t>as</m:t>
        </m:r>
        <m:r>
          <w:rPr>
            <w:rFonts w:ascii="Linux Libertine" w:eastAsiaTheme="minorEastAsia" w:hAnsi="Linux Libertine" w:cs="Linux Libertine"/>
          </w:rPr>
          <m:t>h</m:t>
        </m:r>
        <m:r>
          <w:rPr>
            <w:rFonts w:ascii="Cambria Math" w:eastAsiaTheme="minorEastAsia" w:hAnsi="Cambria Math" w:cs="Cambria Math"/>
          </w:rPr>
          <m:t>er</m:t>
        </m:r>
      </m:oMath>
      <w:r w:rsidR="002357A3">
        <w:rPr>
          <w:rFonts w:eastAsiaTheme="minorEastAsia"/>
        </w:rPr>
        <w:t xml:space="preserve"> utility to attempt to find actual collisions in MAW32. The result of this script is another CSV file in which the fitness column now contains the number of actual collisions found by the hasher utility. </w:t>
      </w:r>
    </w:p>
    <w:p w:rsidR="002357A3" w:rsidRDefault="00E3594D" w:rsidP="00E3594D">
      <w:pPr>
        <w:pStyle w:val="paragraph"/>
        <w:rPr>
          <w:rFonts w:eastAsiaTheme="minorEastAsia"/>
        </w:rPr>
      </w:pPr>
      <w:r>
        <w:rPr>
          <w:rFonts w:eastAsiaTheme="minorEastAsia"/>
        </w:rPr>
        <w:t xml:space="preserve">To analyse our data, we will use some elements from statistical analysis. A brief description of each technique is given below. Firstly, </w:t>
      </w:r>
      <w:r w:rsidR="002357A3">
        <w:rPr>
          <w:rFonts w:eastAsiaTheme="minorEastAsia"/>
        </w:rPr>
        <w:t xml:space="preserve">for each data set, we will consider the mean, </w:t>
      </w:r>
      <m:oMath>
        <m:r>
          <w:rPr>
            <w:rFonts w:ascii="Cambria Math" w:eastAsiaTheme="minorEastAsia" w:hAnsi="Cambria Math" w:cs="Cambria Math"/>
          </w:rPr>
          <m:t>μ</m:t>
        </m:r>
      </m:oMath>
      <w:r w:rsidR="002357A3">
        <w:rPr>
          <w:rFonts w:eastAsiaTheme="minorEastAsia"/>
        </w:rPr>
        <w:t xml:space="preserve">. This is a measure of central tendency, i.e. a value which represents what a typical value looks like in the data set. This can be used to determine what the average fitness of an input difference generated by that technique may be. The standard deviation, </w:t>
      </w:r>
      <m:oMath>
        <m:r>
          <w:rPr>
            <w:rFonts w:ascii="Cambria Math" w:eastAsiaTheme="minorEastAsia" w:hAnsi="Cambria Math" w:cs="Cambria Math"/>
          </w:rPr>
          <m:t>σ</m:t>
        </m:r>
      </m:oMath>
      <w:r w:rsidR="002357A3">
        <w:rPr>
          <w:rFonts w:eastAsiaTheme="minorEastAsia"/>
        </w:rPr>
        <w:t xml:space="preserve">, gives a notion of volatility, specifically it measures how close data lies to the mean </w:t>
      </w:r>
      <m:oMath>
        <m:r>
          <w:rPr>
            <w:rFonts w:ascii="Cambria Math" w:eastAsiaTheme="minorEastAsia" w:hAnsi="Cambria Math" w:cs="Cambria Math"/>
          </w:rPr>
          <m:t>μ</m:t>
        </m:r>
      </m:oMath>
      <w:r w:rsidR="002357A3">
        <w:rPr>
          <w:rFonts w:eastAsiaTheme="minorEastAsia"/>
        </w:rPr>
        <w:t xml:space="preserve">. A large value for </w:t>
      </w:r>
      <m:oMath>
        <m:r>
          <w:rPr>
            <w:rFonts w:ascii="Cambria Math" w:eastAsiaTheme="minorEastAsia" w:hAnsi="Cambria Math" w:cs="Cambria Math"/>
          </w:rPr>
          <m:t>σ</m:t>
        </m:r>
      </m:oMath>
      <w:r w:rsidR="002357A3">
        <w:rPr>
          <w:rFonts w:eastAsiaTheme="minorEastAsia"/>
        </w:rPr>
        <w:t xml:space="preserve"> indicates that values are spread very loosely around the mean, indicating that the technique may not be able to repeatedly generate such values. Although we may readily compare the means of two different data sets under the same fitness function, the same is not true for the standard deviation. However, we can compare the coefficient of variation, </w:t>
      </w:r>
      <m:oMath>
        <m:sSub>
          <m:sSubPr>
            <m:ctrlPr>
              <w:rPr>
                <w:rFonts w:ascii="Cambria Math" w:eastAsiaTheme="minorEastAsia" w:hAnsi="Cambria Math" w:cs="Linux Libertine"/>
                <w:i/>
              </w:rPr>
            </m:ctrlPr>
          </m:sSubPr>
          <m:e>
            <m:r>
              <w:rPr>
                <w:rFonts w:ascii="Cambria Math" w:eastAsiaTheme="minorEastAsia" w:hAnsi="Cambria Math" w:cs="Linux Libertine"/>
              </w:rPr>
              <m:t>c</m:t>
            </m:r>
          </m:e>
          <m:sub>
            <m:r>
              <w:rPr>
                <w:rFonts w:ascii="Cambria Math" w:eastAsiaTheme="minorEastAsia" w:hAnsi="Cambria Math" w:cs="Linux Libertine"/>
              </w:rPr>
              <m:t>v</m:t>
            </m:r>
          </m:sub>
        </m:sSub>
        <m:r>
          <w:rPr>
            <w:rFonts w:ascii="Cambria Math" w:eastAsiaTheme="minorEastAsia" w:hAnsi="Cambria Math" w:cs="Linux Libertine"/>
          </w:rPr>
          <m:t>=</m:t>
        </m:r>
        <m:f>
          <m:fPr>
            <m:ctrlPr>
              <w:rPr>
                <w:rFonts w:ascii="Cambria Math" w:eastAsiaTheme="minorEastAsia" w:hAnsi="Cambria Math" w:cs="Linux Libertine"/>
                <w:i/>
              </w:rPr>
            </m:ctrlPr>
          </m:fPr>
          <m:num>
            <m:r>
              <w:rPr>
                <w:rFonts w:ascii="Cambria Math" w:eastAsiaTheme="minorEastAsia" w:hAnsi="Cambria Math" w:cs="Linux Libertine"/>
              </w:rPr>
              <m:t>σ</m:t>
            </m:r>
          </m:num>
          <m:den>
            <m:r>
              <w:rPr>
                <w:rFonts w:ascii="Cambria Math" w:eastAsiaTheme="minorEastAsia" w:hAnsi="Cambria Math" w:cs="Linux Libertine"/>
              </w:rPr>
              <m:t>μ</m:t>
            </m:r>
          </m:den>
        </m:f>
      </m:oMath>
      <w:r w:rsidR="002357A3">
        <w:rPr>
          <w:rFonts w:eastAsiaTheme="minorEastAsia"/>
        </w:rPr>
        <w:t xml:space="preserve">, which is effectively the normalized standard deviation. If the coefficient of variation for one data set is significantly larger than another, we can infer that the first set is much more loosely spread out than the latter. This indicates that the first set is less likely to repeatedly produce input differences with a high fitness, in comparison to the latter. </w:t>
      </w:r>
    </w:p>
    <w:p w:rsidR="00C6079A" w:rsidRDefault="00685B93" w:rsidP="00E3594D">
      <w:pPr>
        <w:pStyle w:val="paragraph"/>
        <w:rPr>
          <w:rFonts w:eastAsiaTheme="minorEastAsia"/>
        </w:rPr>
      </w:pPr>
      <w:r>
        <w:rPr>
          <w:rFonts w:eastAsiaTheme="minorEastAsia"/>
        </w:rPr>
        <w:t>To compare a fitness function to the true fitness function, we will use a visual comparison.</w:t>
      </w:r>
      <w:r w:rsidR="002357A3">
        <w:rPr>
          <w:rFonts w:eastAsiaTheme="minorEastAsia"/>
        </w:rPr>
        <w:t xml:space="preserve"> </w:t>
      </w:r>
      <w:r>
        <w:rPr>
          <w:rFonts w:eastAsiaTheme="minorEastAsia"/>
        </w:rPr>
        <w:t xml:space="preserve">Although there exist techniques to determine if two data sets are ‘similar looking’ to another, they are not sufficient for our purposes. One such test is the </w:t>
      </w:r>
      <w:r>
        <w:rPr>
          <w:rFonts w:eastAsiaTheme="minorEastAsia"/>
        </w:rPr>
        <w:lastRenderedPageBreak/>
        <w:t>Kolmogorov</w:t>
      </w:r>
      <w:r>
        <w:rPr>
          <w:rFonts w:eastAsiaTheme="minorEastAsia"/>
        </w:rPr>
        <w:noBreakHyphen/>
        <w:t xml:space="preserve">Smirnov test, which determines if two data sets are drawn from the same distribution as each other. However, in the case that a data set is sufficiently large, almost all tests will fail, as even minor discrepancies will be amplified by the sheer amount of data. As such, we will compare the two data sets visually. This is done by first normalizing both data sets by dividing by their maximal values, and then producing a simple histogram with both data sets superimposed on each other. We may then inspect this visualization to determine if there are any major discrepancies between the two data sets. </w:t>
      </w:r>
    </w:p>
    <w:p w:rsidR="00B9243B" w:rsidRDefault="000D687E" w:rsidP="00B9243B">
      <w:pPr>
        <w:pStyle w:val="Heading2"/>
        <w:rPr>
          <w:rFonts w:eastAsiaTheme="minorEastAsia"/>
        </w:rPr>
      </w:pPr>
      <w:bookmarkStart w:id="139" w:name="_Toc528019251"/>
      <w:r>
        <w:rPr>
          <w:rFonts w:eastAsiaTheme="minorEastAsia"/>
        </w:rPr>
        <w:t>Naïve Fitness Function</w:t>
      </w:r>
      <w:bookmarkEnd w:id="139"/>
    </w:p>
    <w:p w:rsidR="00753887" w:rsidRDefault="00C6079A" w:rsidP="00753887">
      <w:pPr>
        <w:pStyle w:val="Heading3"/>
        <w:rPr>
          <w:rFonts w:eastAsiaTheme="minorEastAsia"/>
        </w:rPr>
      </w:pPr>
      <w:bookmarkStart w:id="140" w:name="_Toc528019252"/>
      <w:r>
        <w:rPr>
          <w:rFonts w:eastAsiaTheme="minorEastAsia"/>
        </w:rPr>
        <w:t>Statistical Summary</w:t>
      </w:r>
      <w:bookmarkEnd w:id="140"/>
    </w:p>
    <w:p w:rsidR="00D81E7E" w:rsidRPr="00D81E7E" w:rsidRDefault="00D81E7E" w:rsidP="00D81E7E">
      <w:pPr>
        <w:pStyle w:val="paragraph"/>
      </w:pPr>
      <w:r>
        <w:t xml:space="preserve">Given in the tables below are a summary of the tests performed on the naïve fitness function. The second table gives the results from the true fitness function on the unique data from each test. </w:t>
      </w:r>
      <w:r w:rsidR="00B915F4">
        <w:t>Values are given to 6 decimal places where appropriate.</w:t>
      </w:r>
    </w:p>
    <w:p w:rsidR="00960AEB" w:rsidRDefault="00960AEB" w:rsidP="00960AEB">
      <w:pPr>
        <w:pStyle w:val="Caption"/>
        <w:keepNext/>
      </w:pPr>
      <w:bookmarkStart w:id="141" w:name="_Toc528019300"/>
      <w:r>
        <w:t xml:space="preserve">Table </w:t>
      </w:r>
      <w:r w:rsidR="008025B5">
        <w:fldChar w:fldCharType="begin"/>
      </w:r>
      <w:r w:rsidR="008025B5">
        <w:instrText xml:space="preserve"> SEQ Table \* ARABIC </w:instrText>
      </w:r>
      <w:r w:rsidR="008025B5">
        <w:fldChar w:fldCharType="separate"/>
      </w:r>
      <w:r w:rsidR="00DC273F">
        <w:rPr>
          <w:noProof/>
        </w:rPr>
        <w:t>7</w:t>
      </w:r>
      <w:r w:rsidR="008025B5">
        <w:rPr>
          <w:noProof/>
        </w:rPr>
        <w:fldChar w:fldCharType="end"/>
      </w:r>
      <w:r>
        <w:t xml:space="preserve"> - Statistical Summary for Naive Fitness Function</w:t>
      </w:r>
      <w:bookmarkEnd w:id="141"/>
    </w:p>
    <w:tbl>
      <w:tblPr>
        <w:tblStyle w:val="TableGrid"/>
        <w:tblW w:w="8500" w:type="dxa"/>
        <w:jc w:val="center"/>
        <w:tblLook w:val="04A0" w:firstRow="1" w:lastRow="0" w:firstColumn="1" w:lastColumn="0" w:noHBand="0" w:noVBand="1"/>
      </w:tblPr>
      <w:tblGrid>
        <w:gridCol w:w="1371"/>
        <w:gridCol w:w="1018"/>
        <w:gridCol w:w="1143"/>
        <w:gridCol w:w="1357"/>
        <w:gridCol w:w="1719"/>
        <w:gridCol w:w="1892"/>
      </w:tblGrid>
      <w:tr w:rsidR="00B9243B" w:rsidTr="009A6839">
        <w:trPr>
          <w:jc w:val="center"/>
        </w:trPr>
        <w:tc>
          <w:tcPr>
            <w:tcW w:w="1371" w:type="dxa"/>
            <w:tcBorders>
              <w:bottom w:val="single" w:sz="4" w:space="0" w:color="auto"/>
            </w:tcBorders>
          </w:tcPr>
          <w:p w:rsidR="00B9243B" w:rsidRPr="00C53A85" w:rsidRDefault="00B9243B" w:rsidP="00B9243B">
            <w:pPr>
              <w:pStyle w:val="paragraph"/>
              <w:ind w:firstLine="0"/>
              <w:rPr>
                <w:rFonts w:eastAsiaTheme="minorEastAsia"/>
                <w:b/>
              </w:rPr>
            </w:pPr>
          </w:p>
        </w:tc>
        <w:tc>
          <w:tcPr>
            <w:tcW w:w="1018" w:type="dxa"/>
            <w:tcBorders>
              <w:bottom w:val="single" w:sz="4" w:space="0" w:color="auto"/>
              <w:right w:val="nil"/>
            </w:tcBorders>
          </w:tcPr>
          <w:p w:rsidR="00B9243B" w:rsidRPr="00C53A85" w:rsidRDefault="00B9243B" w:rsidP="00C53A85">
            <w:pPr>
              <w:pStyle w:val="paragraph"/>
              <w:ind w:firstLine="0"/>
              <w:jc w:val="center"/>
              <w:rPr>
                <w:rFonts w:eastAsiaTheme="minorEastAsia"/>
                <w:b/>
              </w:rPr>
            </w:pPr>
            <w:r w:rsidRPr="00C53A85">
              <w:rPr>
                <w:rFonts w:eastAsiaTheme="minorEastAsia"/>
                <w:b/>
              </w:rPr>
              <w:t>Results</w:t>
            </w:r>
          </w:p>
        </w:tc>
        <w:tc>
          <w:tcPr>
            <w:tcW w:w="1143" w:type="dxa"/>
            <w:tcBorders>
              <w:left w:val="nil"/>
              <w:bottom w:val="single" w:sz="4" w:space="0" w:color="auto"/>
              <w:right w:val="nil"/>
            </w:tcBorders>
          </w:tcPr>
          <w:p w:rsidR="00B9243B" w:rsidRPr="00C53A85" w:rsidRDefault="00B9243B" w:rsidP="00C53A85">
            <w:pPr>
              <w:pStyle w:val="paragraph"/>
              <w:ind w:firstLine="0"/>
              <w:jc w:val="center"/>
              <w:rPr>
                <w:rFonts w:eastAsiaTheme="minorEastAsia"/>
                <w:b/>
              </w:rPr>
            </w:pPr>
            <w:r w:rsidRPr="00C53A85">
              <w:rPr>
                <w:rFonts w:eastAsiaTheme="minorEastAsia"/>
                <w:b/>
              </w:rPr>
              <w:t>Unique Results</w:t>
            </w:r>
          </w:p>
        </w:tc>
        <w:tc>
          <w:tcPr>
            <w:tcW w:w="1357" w:type="dxa"/>
            <w:tcBorders>
              <w:left w:val="nil"/>
              <w:bottom w:val="single" w:sz="4" w:space="0" w:color="auto"/>
              <w:right w:val="nil"/>
            </w:tcBorders>
          </w:tcPr>
          <w:p w:rsidR="00B9243B" w:rsidRPr="00C53A85" w:rsidRDefault="00EA679F" w:rsidP="00C53A85">
            <w:pPr>
              <w:pStyle w:val="paragraph"/>
              <w:ind w:firstLine="0"/>
              <w:jc w:val="center"/>
              <w:rPr>
                <w:rFonts w:ascii="Cambria Math" w:eastAsiaTheme="minorEastAsia" w:hAnsi="Cambria Math"/>
                <w:b/>
              </w:rPr>
            </w:pPr>
            <w:r w:rsidRPr="00C53A85">
              <w:rPr>
                <w:rFonts w:ascii="Cambria Math" w:eastAsiaTheme="minorEastAsia" w:hAnsi="Cambria Math"/>
                <w:b/>
              </w:rPr>
              <w:t>Mean</w:t>
            </w:r>
          </w:p>
        </w:tc>
        <w:tc>
          <w:tcPr>
            <w:tcW w:w="1719" w:type="dxa"/>
            <w:tcBorders>
              <w:left w:val="nil"/>
              <w:bottom w:val="single" w:sz="4" w:space="0" w:color="auto"/>
              <w:right w:val="nil"/>
            </w:tcBorders>
          </w:tcPr>
          <w:p w:rsidR="00B9243B" w:rsidRPr="00C53A85" w:rsidRDefault="00EA679F" w:rsidP="00C53A85">
            <w:pPr>
              <w:pStyle w:val="paragraph"/>
              <w:ind w:firstLine="0"/>
              <w:jc w:val="center"/>
              <w:rPr>
                <w:rFonts w:eastAsiaTheme="minorEastAsia"/>
                <w:b/>
              </w:rPr>
            </w:pPr>
            <w:r w:rsidRPr="00C53A85">
              <w:rPr>
                <w:rFonts w:eastAsiaTheme="minorEastAsia"/>
                <w:b/>
              </w:rPr>
              <w:t>Standard Deviation</w:t>
            </w:r>
          </w:p>
        </w:tc>
        <w:tc>
          <w:tcPr>
            <w:tcW w:w="1892" w:type="dxa"/>
            <w:tcBorders>
              <w:left w:val="nil"/>
              <w:bottom w:val="single" w:sz="4" w:space="0" w:color="auto"/>
            </w:tcBorders>
          </w:tcPr>
          <w:p w:rsidR="00B9243B" w:rsidRPr="00C53A85" w:rsidRDefault="00B9243B" w:rsidP="00C53A85">
            <w:pPr>
              <w:pStyle w:val="paragraph"/>
              <w:ind w:firstLine="0"/>
              <w:jc w:val="center"/>
              <w:rPr>
                <w:rFonts w:ascii="Cambria Math" w:eastAsiaTheme="minorEastAsia" w:hAnsi="Cambria Math"/>
                <w:b/>
              </w:rPr>
            </w:pPr>
            <w:r w:rsidRPr="00C53A85">
              <w:rPr>
                <w:rFonts w:eastAsiaTheme="minorEastAsia"/>
                <w:b/>
              </w:rPr>
              <w:t>Coefficient of Variation</w:t>
            </w:r>
          </w:p>
        </w:tc>
      </w:tr>
      <w:tr w:rsidR="00B9243B" w:rsidTr="009A6839">
        <w:trPr>
          <w:jc w:val="center"/>
        </w:trPr>
        <w:tc>
          <w:tcPr>
            <w:tcW w:w="1371" w:type="dxa"/>
            <w:tcBorders>
              <w:bottom w:val="nil"/>
            </w:tcBorders>
          </w:tcPr>
          <w:p w:rsidR="00B9243B" w:rsidRPr="00C53A85" w:rsidRDefault="00B9243B" w:rsidP="00B9243B">
            <w:pPr>
              <w:pStyle w:val="paragraph"/>
              <w:ind w:firstLine="0"/>
              <w:rPr>
                <w:rFonts w:eastAsiaTheme="minorEastAsia"/>
                <w:b/>
              </w:rPr>
            </w:pPr>
            <w:r w:rsidRPr="00C53A85">
              <w:rPr>
                <w:rFonts w:eastAsiaTheme="minorEastAsia"/>
                <w:b/>
              </w:rPr>
              <w:t>Random</w:t>
            </w:r>
          </w:p>
        </w:tc>
        <w:tc>
          <w:tcPr>
            <w:tcW w:w="1018" w:type="dxa"/>
            <w:tcBorders>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5725</m:t>
                </m:r>
              </m:oMath>
            </m:oMathPara>
          </w:p>
        </w:tc>
        <w:tc>
          <w:tcPr>
            <w:tcW w:w="1143" w:type="dxa"/>
            <w:tcBorders>
              <w:left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5435</m:t>
                </m:r>
              </m:oMath>
            </m:oMathPara>
          </w:p>
        </w:tc>
        <w:tc>
          <w:tcPr>
            <w:tcW w:w="1357" w:type="dxa"/>
            <w:tcBorders>
              <w:left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0.006337</m:t>
                </m:r>
              </m:oMath>
            </m:oMathPara>
          </w:p>
        </w:tc>
        <w:tc>
          <w:tcPr>
            <w:tcW w:w="1719" w:type="dxa"/>
            <w:tcBorders>
              <w:left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0.008501</m:t>
                </m:r>
              </m:oMath>
            </m:oMathPara>
          </w:p>
        </w:tc>
        <w:tc>
          <w:tcPr>
            <w:tcW w:w="1892" w:type="dxa"/>
            <w:tcBorders>
              <w:left w:val="nil"/>
              <w:bottom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1.341328</m:t>
                </m:r>
              </m:oMath>
            </m:oMathPara>
          </w:p>
        </w:tc>
      </w:tr>
      <w:tr w:rsidR="00B9243B" w:rsidTr="009A6839">
        <w:trPr>
          <w:jc w:val="center"/>
        </w:trPr>
        <w:tc>
          <w:tcPr>
            <w:tcW w:w="1371" w:type="dxa"/>
            <w:tcBorders>
              <w:top w:val="nil"/>
              <w:bottom w:val="nil"/>
            </w:tcBorders>
          </w:tcPr>
          <w:p w:rsidR="00B9243B" w:rsidRPr="00C53A85" w:rsidRDefault="00B9243B" w:rsidP="00B9243B">
            <w:pPr>
              <w:pStyle w:val="paragraph"/>
              <w:ind w:firstLine="0"/>
              <w:rPr>
                <w:rFonts w:eastAsiaTheme="minorEastAsia"/>
                <w:b/>
              </w:rPr>
            </w:pPr>
            <w:r w:rsidRPr="00C53A85">
              <w:rPr>
                <w:rFonts w:eastAsiaTheme="minorEastAsia"/>
                <w:b/>
              </w:rPr>
              <w:t>Generated</w:t>
            </w:r>
          </w:p>
        </w:tc>
        <w:tc>
          <w:tcPr>
            <w:tcW w:w="1018" w:type="dxa"/>
            <w:tcBorders>
              <w:top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454186</m:t>
                </m:r>
              </m:oMath>
            </m:oMathPara>
          </w:p>
        </w:tc>
        <w:tc>
          <w:tcPr>
            <w:tcW w:w="1143" w:type="dxa"/>
            <w:tcBorders>
              <w:top w:val="nil"/>
              <w:left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1567</m:t>
                </m:r>
              </m:oMath>
            </m:oMathPara>
          </w:p>
        </w:tc>
        <w:tc>
          <w:tcPr>
            <w:tcW w:w="1357" w:type="dxa"/>
            <w:tcBorders>
              <w:top w:val="nil"/>
              <w:left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0.021079</m:t>
                </m:r>
              </m:oMath>
            </m:oMathPara>
          </w:p>
        </w:tc>
        <w:tc>
          <w:tcPr>
            <w:tcW w:w="1719" w:type="dxa"/>
            <w:tcBorders>
              <w:top w:val="nil"/>
              <w:left w:val="nil"/>
              <w:bottom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0.015624</m:t>
                </m:r>
              </m:oMath>
            </m:oMathPara>
          </w:p>
        </w:tc>
        <w:tc>
          <w:tcPr>
            <w:tcW w:w="1892" w:type="dxa"/>
            <w:tcBorders>
              <w:top w:val="nil"/>
              <w:left w:val="nil"/>
              <w:bottom w:val="nil"/>
            </w:tcBorders>
          </w:tcPr>
          <w:p w:rsidR="00B9243B" w:rsidRPr="00D81E7E" w:rsidRDefault="00C53A85" w:rsidP="00B9243B">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0.741186</m:t>
                </m:r>
              </m:oMath>
            </m:oMathPara>
          </w:p>
        </w:tc>
      </w:tr>
      <w:tr w:rsidR="00B9243B" w:rsidTr="009A6839">
        <w:trPr>
          <w:jc w:val="center"/>
        </w:trPr>
        <w:tc>
          <w:tcPr>
            <w:tcW w:w="1371" w:type="dxa"/>
            <w:tcBorders>
              <w:top w:val="nil"/>
            </w:tcBorders>
          </w:tcPr>
          <w:p w:rsidR="00B9243B" w:rsidRPr="00C53A85" w:rsidRDefault="00B9243B" w:rsidP="00B9243B">
            <w:pPr>
              <w:pStyle w:val="paragraph"/>
              <w:ind w:firstLine="0"/>
              <w:rPr>
                <w:rFonts w:eastAsiaTheme="minorEastAsia"/>
                <w:b/>
              </w:rPr>
            </w:pPr>
            <w:r w:rsidRPr="00C53A85">
              <w:rPr>
                <w:rFonts w:eastAsiaTheme="minorEastAsia"/>
                <w:b/>
              </w:rPr>
              <w:t>Hybrid</w:t>
            </w:r>
          </w:p>
        </w:tc>
        <w:tc>
          <w:tcPr>
            <w:tcW w:w="1018" w:type="dxa"/>
            <w:tcBorders>
              <w:top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94241</m:t>
                </m:r>
              </m:oMath>
            </m:oMathPara>
          </w:p>
        </w:tc>
        <w:tc>
          <w:tcPr>
            <w:tcW w:w="1143" w:type="dxa"/>
            <w:tcBorders>
              <w:top w:val="nil"/>
              <w:left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6766</m:t>
                </m:r>
              </m:oMath>
            </m:oMathPara>
          </w:p>
        </w:tc>
        <w:tc>
          <w:tcPr>
            <w:tcW w:w="1357" w:type="dxa"/>
            <w:tcBorders>
              <w:top w:val="nil"/>
              <w:left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0.010691</m:t>
                </m:r>
              </m:oMath>
            </m:oMathPara>
          </w:p>
        </w:tc>
        <w:tc>
          <w:tcPr>
            <w:tcW w:w="1719" w:type="dxa"/>
            <w:tcBorders>
              <w:top w:val="nil"/>
              <w:left w:val="nil"/>
              <w:righ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0.013681</m:t>
                </m:r>
              </m:oMath>
            </m:oMathPara>
          </w:p>
        </w:tc>
        <w:tc>
          <w:tcPr>
            <w:tcW w:w="1892" w:type="dxa"/>
            <w:tcBorders>
              <w:top w:val="nil"/>
              <w:left w:val="nil"/>
            </w:tcBorders>
          </w:tcPr>
          <w:p w:rsidR="00B9243B" w:rsidRPr="00D81E7E" w:rsidRDefault="00C53A85" w:rsidP="00B9243B">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1.279637</m:t>
                </m:r>
              </m:oMath>
            </m:oMathPara>
          </w:p>
        </w:tc>
      </w:tr>
    </w:tbl>
    <w:p w:rsidR="0012217E" w:rsidRDefault="0012217E" w:rsidP="00960AEB">
      <w:pPr>
        <w:pStyle w:val="Caption"/>
        <w:keepNext/>
      </w:pPr>
    </w:p>
    <w:p w:rsidR="00960AEB" w:rsidRDefault="00960AEB" w:rsidP="00960AEB">
      <w:pPr>
        <w:pStyle w:val="Caption"/>
        <w:keepNext/>
      </w:pPr>
      <w:bookmarkStart w:id="142" w:name="_Toc528019301"/>
      <w:r>
        <w:t xml:space="preserve">Table </w:t>
      </w:r>
      <w:r w:rsidR="008025B5">
        <w:fldChar w:fldCharType="begin"/>
      </w:r>
      <w:r w:rsidR="008025B5">
        <w:instrText xml:space="preserve"> SEQ Table \* ARABIC </w:instrText>
      </w:r>
      <w:r w:rsidR="008025B5">
        <w:fldChar w:fldCharType="separate"/>
      </w:r>
      <w:r w:rsidR="00DC273F">
        <w:rPr>
          <w:noProof/>
        </w:rPr>
        <w:t>8</w:t>
      </w:r>
      <w:r w:rsidR="008025B5">
        <w:rPr>
          <w:noProof/>
        </w:rPr>
        <w:fldChar w:fldCharType="end"/>
      </w:r>
      <w:r>
        <w:t xml:space="preserve"> - Statistical Summary for True Fitness of Naive Fitness Function</w:t>
      </w:r>
      <w:bookmarkEnd w:id="142"/>
    </w:p>
    <w:tbl>
      <w:tblPr>
        <w:tblStyle w:val="TableGrid"/>
        <w:tblW w:w="0" w:type="auto"/>
        <w:jc w:val="center"/>
        <w:tblLook w:val="04A0" w:firstRow="1" w:lastRow="0" w:firstColumn="1" w:lastColumn="0" w:noHBand="0" w:noVBand="1"/>
      </w:tblPr>
      <w:tblGrid>
        <w:gridCol w:w="1502"/>
        <w:gridCol w:w="1045"/>
        <w:gridCol w:w="1417"/>
        <w:gridCol w:w="1701"/>
        <w:gridCol w:w="1701"/>
      </w:tblGrid>
      <w:tr w:rsidR="00344AC8" w:rsidTr="007420E3">
        <w:trPr>
          <w:jc w:val="center"/>
        </w:trPr>
        <w:tc>
          <w:tcPr>
            <w:tcW w:w="1502" w:type="dxa"/>
            <w:tcBorders>
              <w:bottom w:val="single" w:sz="4" w:space="0" w:color="auto"/>
            </w:tcBorders>
          </w:tcPr>
          <w:p w:rsidR="00344AC8" w:rsidRPr="00C53A85" w:rsidRDefault="00344AC8" w:rsidP="00344AC8">
            <w:pPr>
              <w:pStyle w:val="paragraph"/>
              <w:ind w:firstLine="0"/>
              <w:rPr>
                <w:rFonts w:eastAsiaTheme="minorEastAsia"/>
                <w:b/>
              </w:rPr>
            </w:pPr>
          </w:p>
        </w:tc>
        <w:tc>
          <w:tcPr>
            <w:tcW w:w="1045" w:type="dxa"/>
            <w:tcBorders>
              <w:bottom w:val="single" w:sz="4" w:space="0" w:color="auto"/>
              <w:right w:val="nil"/>
            </w:tcBorders>
          </w:tcPr>
          <w:p w:rsidR="00344AC8" w:rsidRPr="00C53A85" w:rsidRDefault="00344AC8" w:rsidP="007E2611">
            <w:pPr>
              <w:pStyle w:val="paragraph"/>
              <w:ind w:firstLine="0"/>
              <w:jc w:val="center"/>
              <w:rPr>
                <w:rFonts w:eastAsiaTheme="minorEastAsia"/>
                <w:b/>
              </w:rPr>
            </w:pPr>
            <w:r w:rsidRPr="00C53A85">
              <w:rPr>
                <w:rFonts w:eastAsiaTheme="minorEastAsia"/>
                <w:b/>
              </w:rPr>
              <w:t>Unique Results</w:t>
            </w:r>
          </w:p>
        </w:tc>
        <w:tc>
          <w:tcPr>
            <w:tcW w:w="1417" w:type="dxa"/>
            <w:tcBorders>
              <w:left w:val="nil"/>
              <w:bottom w:val="single" w:sz="4" w:space="0" w:color="auto"/>
              <w:right w:val="nil"/>
            </w:tcBorders>
          </w:tcPr>
          <w:p w:rsidR="00344AC8" w:rsidRPr="00C53A85" w:rsidRDefault="00344AC8" w:rsidP="007E2611">
            <w:pPr>
              <w:pStyle w:val="paragraph"/>
              <w:ind w:firstLine="0"/>
              <w:jc w:val="center"/>
              <w:rPr>
                <w:rFonts w:ascii="Cambria Math" w:eastAsiaTheme="minorEastAsia" w:hAnsi="Cambria Math"/>
                <w:b/>
              </w:rPr>
            </w:pPr>
            <w:r w:rsidRPr="00C53A85">
              <w:rPr>
                <w:rFonts w:ascii="Cambria Math" w:eastAsiaTheme="minorEastAsia" w:hAnsi="Cambria Math"/>
                <w:b/>
              </w:rPr>
              <w:t>Mean</w:t>
            </w:r>
          </w:p>
        </w:tc>
        <w:tc>
          <w:tcPr>
            <w:tcW w:w="1701" w:type="dxa"/>
            <w:tcBorders>
              <w:left w:val="nil"/>
              <w:bottom w:val="single" w:sz="4" w:space="0" w:color="auto"/>
              <w:right w:val="nil"/>
            </w:tcBorders>
          </w:tcPr>
          <w:p w:rsidR="00344AC8" w:rsidRPr="00C53A85" w:rsidRDefault="00344AC8" w:rsidP="007E2611">
            <w:pPr>
              <w:pStyle w:val="paragraph"/>
              <w:ind w:firstLine="0"/>
              <w:jc w:val="center"/>
              <w:rPr>
                <w:rFonts w:eastAsiaTheme="minorEastAsia"/>
                <w:b/>
              </w:rPr>
            </w:pPr>
            <w:r w:rsidRPr="00C53A85">
              <w:rPr>
                <w:rFonts w:eastAsiaTheme="minorEastAsia"/>
                <w:b/>
              </w:rPr>
              <w:t>Standard Deviation</w:t>
            </w:r>
          </w:p>
        </w:tc>
        <w:tc>
          <w:tcPr>
            <w:tcW w:w="1701" w:type="dxa"/>
            <w:tcBorders>
              <w:left w:val="nil"/>
              <w:bottom w:val="single" w:sz="4" w:space="0" w:color="auto"/>
            </w:tcBorders>
          </w:tcPr>
          <w:p w:rsidR="00344AC8" w:rsidRPr="00C53A85" w:rsidRDefault="00344AC8" w:rsidP="007E2611">
            <w:pPr>
              <w:pStyle w:val="paragraph"/>
              <w:ind w:firstLine="0"/>
              <w:jc w:val="center"/>
              <w:rPr>
                <w:rFonts w:ascii="Cambria Math" w:eastAsiaTheme="minorEastAsia" w:hAnsi="Cambria Math"/>
                <w:b/>
              </w:rPr>
            </w:pPr>
            <w:r w:rsidRPr="00C53A85">
              <w:rPr>
                <w:rFonts w:eastAsiaTheme="minorEastAsia"/>
                <w:b/>
              </w:rPr>
              <w:t>Coefficient of Variation</w:t>
            </w:r>
          </w:p>
        </w:tc>
      </w:tr>
      <w:tr w:rsidR="00344AC8" w:rsidTr="007420E3">
        <w:trPr>
          <w:jc w:val="center"/>
        </w:trPr>
        <w:tc>
          <w:tcPr>
            <w:tcW w:w="1502" w:type="dxa"/>
            <w:tcBorders>
              <w:bottom w:val="nil"/>
            </w:tcBorders>
          </w:tcPr>
          <w:p w:rsidR="00344AC8" w:rsidRPr="00C53A85" w:rsidRDefault="00344AC8" w:rsidP="00344AC8">
            <w:pPr>
              <w:pStyle w:val="paragraph"/>
              <w:ind w:firstLine="0"/>
              <w:rPr>
                <w:rFonts w:eastAsiaTheme="minorEastAsia"/>
                <w:b/>
              </w:rPr>
            </w:pPr>
            <w:r w:rsidRPr="00C53A85">
              <w:rPr>
                <w:rFonts w:eastAsiaTheme="minorEastAsia"/>
                <w:b/>
              </w:rPr>
              <w:t>Random</w:t>
            </w:r>
          </w:p>
        </w:tc>
        <w:tc>
          <w:tcPr>
            <w:tcW w:w="1045" w:type="dxa"/>
            <w:tcBorders>
              <w:bottom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5435</m:t>
                </m:r>
              </m:oMath>
            </m:oMathPara>
          </w:p>
        </w:tc>
        <w:tc>
          <w:tcPr>
            <w:tcW w:w="1417" w:type="dxa"/>
            <w:tcBorders>
              <w:left w:val="nil"/>
              <w:bottom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16.485094</m:t>
                </m:r>
              </m:oMath>
            </m:oMathPara>
          </w:p>
        </w:tc>
        <w:tc>
          <w:tcPr>
            <w:tcW w:w="1701" w:type="dxa"/>
            <w:tcBorders>
              <w:left w:val="nil"/>
              <w:bottom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68.912978</m:t>
                </m:r>
              </m:oMath>
            </m:oMathPara>
          </w:p>
        </w:tc>
        <w:tc>
          <w:tcPr>
            <w:tcW w:w="1701" w:type="dxa"/>
            <w:tcBorders>
              <w:left w:val="nil"/>
              <w:bottom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4.180321</m:t>
                </m:r>
              </m:oMath>
            </m:oMathPara>
          </w:p>
        </w:tc>
      </w:tr>
      <w:tr w:rsidR="00344AC8" w:rsidTr="007420E3">
        <w:trPr>
          <w:jc w:val="center"/>
        </w:trPr>
        <w:tc>
          <w:tcPr>
            <w:tcW w:w="1502" w:type="dxa"/>
            <w:tcBorders>
              <w:top w:val="nil"/>
              <w:bottom w:val="nil"/>
            </w:tcBorders>
          </w:tcPr>
          <w:p w:rsidR="00344AC8" w:rsidRPr="00C53A85" w:rsidRDefault="00344AC8" w:rsidP="00344AC8">
            <w:pPr>
              <w:pStyle w:val="paragraph"/>
              <w:ind w:firstLine="0"/>
              <w:rPr>
                <w:rFonts w:eastAsiaTheme="minorEastAsia"/>
                <w:b/>
              </w:rPr>
            </w:pPr>
            <w:r w:rsidRPr="00C53A85">
              <w:rPr>
                <w:rFonts w:eastAsiaTheme="minorEastAsia"/>
                <w:b/>
              </w:rPr>
              <w:t>Generated</w:t>
            </w:r>
          </w:p>
        </w:tc>
        <w:tc>
          <w:tcPr>
            <w:tcW w:w="1045" w:type="dxa"/>
            <w:tcBorders>
              <w:top w:val="nil"/>
              <w:bottom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1567</m:t>
                </m:r>
              </m:oMath>
            </m:oMathPara>
          </w:p>
        </w:tc>
        <w:tc>
          <w:tcPr>
            <w:tcW w:w="1417" w:type="dxa"/>
            <w:tcBorders>
              <w:top w:val="nil"/>
              <w:left w:val="nil"/>
              <w:bottom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14.275862</m:t>
                </m:r>
              </m:oMath>
            </m:oMathPara>
          </w:p>
        </w:tc>
        <w:tc>
          <w:tcPr>
            <w:tcW w:w="1701" w:type="dxa"/>
            <w:tcBorders>
              <w:top w:val="nil"/>
              <w:left w:val="nil"/>
              <w:bottom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71.764724</m:t>
                </m:r>
              </m:oMath>
            </m:oMathPara>
          </w:p>
        </w:tc>
        <w:tc>
          <w:tcPr>
            <w:tcW w:w="1701" w:type="dxa"/>
            <w:tcBorders>
              <w:top w:val="nil"/>
              <w:left w:val="nil"/>
              <w:bottom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5.026998</m:t>
                </m:r>
              </m:oMath>
            </m:oMathPara>
          </w:p>
        </w:tc>
      </w:tr>
      <w:tr w:rsidR="00344AC8" w:rsidTr="007420E3">
        <w:trPr>
          <w:jc w:val="center"/>
        </w:trPr>
        <w:tc>
          <w:tcPr>
            <w:tcW w:w="1502" w:type="dxa"/>
            <w:tcBorders>
              <w:top w:val="nil"/>
            </w:tcBorders>
          </w:tcPr>
          <w:p w:rsidR="00344AC8" w:rsidRPr="00C53A85" w:rsidRDefault="00344AC8" w:rsidP="00344AC8">
            <w:pPr>
              <w:pStyle w:val="paragraph"/>
              <w:ind w:firstLine="0"/>
              <w:rPr>
                <w:rFonts w:eastAsiaTheme="minorEastAsia"/>
                <w:b/>
              </w:rPr>
            </w:pPr>
            <w:r w:rsidRPr="00C53A85">
              <w:rPr>
                <w:rFonts w:eastAsiaTheme="minorEastAsia"/>
                <w:b/>
              </w:rPr>
              <w:t>Hybrid</w:t>
            </w:r>
          </w:p>
        </w:tc>
        <w:tc>
          <w:tcPr>
            <w:tcW w:w="1045" w:type="dxa"/>
            <w:tcBorders>
              <w:top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6766</m:t>
                </m:r>
              </m:oMath>
            </m:oMathPara>
          </w:p>
        </w:tc>
        <w:tc>
          <w:tcPr>
            <w:tcW w:w="1417" w:type="dxa"/>
            <w:tcBorders>
              <w:top w:val="nil"/>
              <w:left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20.303917</m:t>
                </m:r>
              </m:oMath>
            </m:oMathPara>
          </w:p>
        </w:tc>
        <w:tc>
          <w:tcPr>
            <w:tcW w:w="1701" w:type="dxa"/>
            <w:tcBorders>
              <w:top w:val="nil"/>
              <w:left w:val="nil"/>
              <w:righ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67.523848</m:t>
                </m:r>
              </m:oMath>
            </m:oMathPara>
          </w:p>
        </w:tc>
        <w:tc>
          <w:tcPr>
            <w:tcW w:w="1701" w:type="dxa"/>
            <w:tcBorders>
              <w:top w:val="nil"/>
              <w:left w:val="nil"/>
            </w:tcBorders>
          </w:tcPr>
          <w:p w:rsidR="00344AC8" w:rsidRPr="00D81E7E" w:rsidRDefault="00C53A8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3.325656</m:t>
                </m:r>
              </m:oMath>
            </m:oMathPara>
          </w:p>
        </w:tc>
      </w:tr>
    </w:tbl>
    <w:p w:rsidR="0012217E" w:rsidRDefault="0012217E" w:rsidP="00D0536A">
      <w:pPr>
        <w:pStyle w:val="paragraph"/>
        <w:rPr>
          <w:rFonts w:eastAsiaTheme="minorEastAsia"/>
        </w:rPr>
      </w:pPr>
    </w:p>
    <w:p w:rsidR="00883AC1" w:rsidRDefault="00883AC1">
      <w:pPr>
        <w:rPr>
          <w:rFonts w:eastAsiaTheme="minorEastAsia"/>
          <w:sz w:val="24"/>
        </w:rPr>
      </w:pPr>
      <w:r>
        <w:rPr>
          <w:rFonts w:eastAsiaTheme="minorEastAsia"/>
        </w:rPr>
        <w:br w:type="page"/>
      </w:r>
    </w:p>
    <w:p w:rsidR="00EB1B4A" w:rsidRDefault="00EB1B4A" w:rsidP="00D0536A">
      <w:pPr>
        <w:pStyle w:val="paragraph"/>
        <w:rPr>
          <w:rFonts w:eastAsiaTheme="minorEastAsia"/>
        </w:rPr>
      </w:pPr>
      <w:r>
        <w:rPr>
          <w:rFonts w:eastAsiaTheme="minorEastAsia"/>
        </w:rPr>
        <w:lastRenderedPageBreak/>
        <w:t>Overall, random search produced the leas</w:t>
      </w:r>
      <w:r w:rsidR="00883AC1">
        <w:rPr>
          <w:rFonts w:eastAsiaTheme="minorEastAsia"/>
        </w:rPr>
        <w:t>t number of results over the 24</w:t>
      </w:r>
      <w:r w:rsidR="00883AC1">
        <w:rPr>
          <w:rFonts w:eastAsiaTheme="minorEastAsia"/>
        </w:rPr>
        <w:noBreakHyphen/>
        <w:t>hour</w:t>
      </w:r>
      <w:r>
        <w:rPr>
          <w:rFonts w:eastAsiaTheme="minorEastAsia"/>
        </w:rPr>
        <w:t xml:space="preserve"> period. However, </w:t>
      </w:r>
      <w:r w:rsidR="00556F39">
        <w:rPr>
          <w:rFonts w:eastAsiaTheme="minorEastAsia"/>
        </w:rPr>
        <w:t>compared to the other techniques</w:t>
      </w:r>
      <w:r>
        <w:rPr>
          <w:rFonts w:eastAsiaTheme="minorEastAsia"/>
        </w:rPr>
        <w:t xml:space="preserve">, </w:t>
      </w:r>
      <w:r w:rsidR="00556F39">
        <w:rPr>
          <w:rFonts w:eastAsiaTheme="minorEastAsia"/>
        </w:rPr>
        <w:t>it had the lowest proportion of duplicated results, with a duplication rate of only 5.1%. T</w:t>
      </w:r>
      <w:r>
        <w:rPr>
          <w:rFonts w:eastAsiaTheme="minorEastAsia"/>
        </w:rPr>
        <w:t>he average fitness of an input difference generated using this technique was very low, at only 0.00634 on average. Furthermore, the spread of the data was the highest out of all techniques, with a coefficient of variation of 1.3413</w:t>
      </w:r>
      <w:r w:rsidR="00556F39">
        <w:rPr>
          <w:rFonts w:eastAsiaTheme="minorEastAsia"/>
        </w:rPr>
        <w:t>, indicating a high level of spread around the mean</w:t>
      </w:r>
      <w:r>
        <w:rPr>
          <w:rFonts w:eastAsiaTheme="minorEastAsia"/>
        </w:rPr>
        <w:t xml:space="preserve">. </w:t>
      </w:r>
      <w:r w:rsidR="00295EFD">
        <w:rPr>
          <w:rFonts w:eastAsiaTheme="minorEastAsia"/>
        </w:rPr>
        <w:t>W</w:t>
      </w:r>
      <w:r>
        <w:rPr>
          <w:rFonts w:eastAsiaTheme="minorEastAsia"/>
        </w:rPr>
        <w:t xml:space="preserve">e see that the random search technique, while it does produce possible input differences, does so in a highly unpredictable manner, </w:t>
      </w:r>
      <w:r w:rsidR="005D3761">
        <w:rPr>
          <w:rFonts w:eastAsiaTheme="minorEastAsia"/>
        </w:rPr>
        <w:t>and with a very low fitness overall.</w:t>
      </w:r>
    </w:p>
    <w:p w:rsidR="00EB1B4A" w:rsidRDefault="00EB1B4A" w:rsidP="00D0536A">
      <w:pPr>
        <w:pStyle w:val="paragraph"/>
        <w:rPr>
          <w:rFonts w:eastAsiaTheme="minorEastAsia"/>
        </w:rPr>
      </w:pPr>
      <w:r>
        <w:rPr>
          <w:rFonts w:eastAsiaTheme="minorEastAsia"/>
        </w:rPr>
        <w:t>Almost the opposite is true for the genetic algorithm however. With over 450,000 total results, o</w:t>
      </w:r>
      <w:r w:rsidR="00295EFD">
        <w:rPr>
          <w:rFonts w:eastAsiaTheme="minorEastAsia"/>
        </w:rPr>
        <w:t>n</w:t>
      </w:r>
      <w:r>
        <w:rPr>
          <w:rFonts w:eastAsiaTheme="minorEastAsia"/>
        </w:rPr>
        <w:t xml:space="preserve">ly 1567 are unique, </w:t>
      </w:r>
      <w:r w:rsidR="00295EFD">
        <w:rPr>
          <w:rFonts w:eastAsiaTheme="minorEastAsia"/>
        </w:rPr>
        <w:t xml:space="preserve">giving </w:t>
      </w:r>
      <w:r>
        <w:rPr>
          <w:rFonts w:eastAsiaTheme="minorEastAsia"/>
        </w:rPr>
        <w:t xml:space="preserve">a duplication rate of over 99.6%. This is </w:t>
      </w:r>
      <w:r w:rsidR="00D03FCA">
        <w:rPr>
          <w:rFonts w:eastAsiaTheme="minorEastAsia"/>
        </w:rPr>
        <w:t xml:space="preserve">likely </w:t>
      </w:r>
      <w:r>
        <w:rPr>
          <w:rFonts w:eastAsiaTheme="minorEastAsia"/>
        </w:rPr>
        <w:t xml:space="preserve">due to the gene pool </w:t>
      </w:r>
      <w:r w:rsidR="00D03FCA">
        <w:rPr>
          <w:rFonts w:eastAsiaTheme="minorEastAsia"/>
        </w:rPr>
        <w:t xml:space="preserve">quickly </w:t>
      </w:r>
      <w:r w:rsidR="00295EFD">
        <w:rPr>
          <w:rFonts w:eastAsiaTheme="minorEastAsia"/>
        </w:rPr>
        <w:t xml:space="preserve">converging </w:t>
      </w:r>
      <w:r>
        <w:rPr>
          <w:rFonts w:eastAsiaTheme="minorEastAsia"/>
        </w:rPr>
        <w:t xml:space="preserve">to a local maximum, </w:t>
      </w:r>
      <w:r w:rsidR="00295EFD">
        <w:rPr>
          <w:rFonts w:eastAsiaTheme="minorEastAsia"/>
        </w:rPr>
        <w:t>causing the pool to become stale.</w:t>
      </w:r>
      <w:r>
        <w:rPr>
          <w:rFonts w:eastAsiaTheme="minorEastAsia"/>
        </w:rPr>
        <w:t xml:space="preserve"> However, the values it generated were on average much better than those from the random search technique, with an average fitness of over 0.0210. Furthermore, with a coefficient of variation of only 0.74119, the data is far less spread</w:t>
      </w:r>
      <w:r w:rsidR="00D03FCA">
        <w:rPr>
          <w:rFonts w:eastAsiaTheme="minorEastAsia"/>
        </w:rPr>
        <w:t xml:space="preserve"> out</w:t>
      </w:r>
      <w:r>
        <w:rPr>
          <w:rFonts w:eastAsiaTheme="minorEastAsia"/>
        </w:rPr>
        <w:t xml:space="preserve"> than the random search technique, indicating that the generated data is situated much more closely around the mean. As such, we see that the genetic algorithm is able to produce </w:t>
      </w:r>
      <w:r w:rsidR="00D03FCA">
        <w:rPr>
          <w:rFonts w:eastAsiaTheme="minorEastAsia"/>
        </w:rPr>
        <w:t xml:space="preserve">input differences of a high fitness, </w:t>
      </w:r>
      <w:r w:rsidR="00295EFD">
        <w:rPr>
          <w:rFonts w:eastAsiaTheme="minorEastAsia"/>
        </w:rPr>
        <w:t>but</w:t>
      </w:r>
      <w:r>
        <w:rPr>
          <w:rFonts w:eastAsiaTheme="minorEastAsia"/>
        </w:rPr>
        <w:t xml:space="preserve"> is prone to getting stuck on a particular solution.</w:t>
      </w:r>
    </w:p>
    <w:p w:rsidR="00EB1B4A" w:rsidRDefault="00EB1B4A" w:rsidP="00D0536A">
      <w:pPr>
        <w:pStyle w:val="paragraph"/>
        <w:rPr>
          <w:rFonts w:eastAsiaTheme="minorEastAsia"/>
        </w:rPr>
      </w:pPr>
      <w:r>
        <w:rPr>
          <w:rFonts w:eastAsiaTheme="minorEastAsia"/>
        </w:rPr>
        <w:t xml:space="preserve">Finally, </w:t>
      </w:r>
      <w:r w:rsidR="00295EFD">
        <w:rPr>
          <w:rFonts w:eastAsiaTheme="minorEastAsia"/>
        </w:rPr>
        <w:t xml:space="preserve">as </w:t>
      </w:r>
      <w:r>
        <w:rPr>
          <w:rFonts w:eastAsiaTheme="minorEastAsia"/>
        </w:rPr>
        <w:t xml:space="preserve">the hybrid algorithm is a mix of the two, </w:t>
      </w:r>
      <w:r w:rsidR="00295EFD">
        <w:rPr>
          <w:rFonts w:eastAsiaTheme="minorEastAsia"/>
        </w:rPr>
        <w:t>it inherits both positive and negative traits from both techniques.</w:t>
      </w:r>
      <w:r>
        <w:rPr>
          <w:rFonts w:eastAsiaTheme="minorEastAsia"/>
        </w:rPr>
        <w:t xml:space="preserve"> Although it produced less solutions than the genetic algorithm overall, a far higher proportion of them were unique, with a duplication rate of only 92.8%. However, this also caused a d</w:t>
      </w:r>
      <w:r w:rsidR="00BA05EA">
        <w:rPr>
          <w:rFonts w:eastAsiaTheme="minorEastAsia"/>
        </w:rPr>
        <w:t xml:space="preserve">ecrease in the average fitness at only </w:t>
      </w:r>
      <w:r>
        <w:rPr>
          <w:rFonts w:eastAsiaTheme="minorEastAsia"/>
        </w:rPr>
        <w:t xml:space="preserve">0.0107, and additionally increased the amount of spread, with a coefficient of variation of over 1.2796. </w:t>
      </w:r>
      <w:r w:rsidR="00295EFD">
        <w:rPr>
          <w:rFonts w:eastAsiaTheme="minorEastAsia"/>
        </w:rPr>
        <w:t>As such</w:t>
      </w:r>
      <w:r>
        <w:rPr>
          <w:rFonts w:eastAsiaTheme="minorEastAsia"/>
        </w:rPr>
        <w:t>, we see that the hybrid algorithm is able to take some of the positive features of the genetic algorithm</w:t>
      </w:r>
      <w:r w:rsidR="00295EFD">
        <w:rPr>
          <w:rFonts w:eastAsiaTheme="minorEastAsia"/>
        </w:rPr>
        <w:t xml:space="preserve"> such as higher </w:t>
      </w:r>
      <w:r w:rsidR="00BA05EA">
        <w:rPr>
          <w:rFonts w:eastAsiaTheme="minorEastAsia"/>
        </w:rPr>
        <w:t>average fitness</w:t>
      </w:r>
      <w:r>
        <w:rPr>
          <w:rFonts w:eastAsiaTheme="minorEastAsia"/>
        </w:rPr>
        <w:t xml:space="preserve">, </w:t>
      </w:r>
      <w:r w:rsidR="00BA05EA">
        <w:rPr>
          <w:rFonts w:eastAsiaTheme="minorEastAsia"/>
        </w:rPr>
        <w:t>but also inherits some of the negative features of random search such as high spread. Overall, we see that the hybrid algorithm is inferior to the genetic algorithm.</w:t>
      </w:r>
    </w:p>
    <w:p w:rsidR="000C7943" w:rsidRDefault="00BA05EA" w:rsidP="00D0536A">
      <w:pPr>
        <w:pStyle w:val="paragraph"/>
        <w:rPr>
          <w:rFonts w:eastAsiaTheme="minorEastAsia"/>
        </w:rPr>
      </w:pPr>
      <w:r>
        <w:rPr>
          <w:rFonts w:eastAsiaTheme="minorEastAsia"/>
        </w:rPr>
        <w:t xml:space="preserve">Comparing the results from the naïve fitness to the approximation of the true fitness, we notice some disparities. Firstly, we see that the results are almost reversed. While the technique with the highest naïve fitness was the genetic algorithm, it had the lowest true fitness, with the highest spread of all. Conversely, while the lowest naïve fitness was random search, it fared well with respect to the true fitness, and surprisingly the best technique was the hybrid algorithm, which had a true fitness of approximately 20.30. As such, we see that the naïve fitness function may not appropriately represent the true fitness of an input difference, however we will investigate this further with our visualizations of data. </w:t>
      </w:r>
    </w:p>
    <w:p w:rsidR="00873B9B" w:rsidRDefault="00873B9B" w:rsidP="00873B9B">
      <w:pPr>
        <w:pStyle w:val="Heading3"/>
        <w:rPr>
          <w:rFonts w:eastAsiaTheme="minorEastAsia"/>
        </w:rPr>
      </w:pPr>
      <w:bookmarkStart w:id="143" w:name="_Toc528019253"/>
      <w:r>
        <w:rPr>
          <w:rFonts w:eastAsiaTheme="minorEastAsia"/>
        </w:rPr>
        <w:lastRenderedPageBreak/>
        <w:t>Visualization of Data</w:t>
      </w:r>
      <w:bookmarkEnd w:id="143"/>
    </w:p>
    <w:p w:rsidR="00960AEB" w:rsidRDefault="00D76C92" w:rsidP="000C7FC9">
      <w:pPr>
        <w:pStyle w:val="paragraph"/>
        <w:keepNext/>
        <w:jc w:val="center"/>
      </w:pPr>
      <w:r>
        <w:rPr>
          <w:rFonts w:eastAsiaTheme="minorEastAsia"/>
          <w:noProof/>
        </w:rPr>
        <w:drawing>
          <wp:inline distT="0" distB="0" distL="0" distR="0">
            <wp:extent cx="5381625" cy="5953758"/>
            <wp:effectExtent l="0" t="0" r="0" b="9525"/>
            <wp:docPr id="1" name="Picture 1" descr="F:\520\naive\2018-10-21-143935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520\naive\2018-10-21-143935_958x1061_scro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6300" cy="5992119"/>
                    </a:xfrm>
                    <a:prstGeom prst="rect">
                      <a:avLst/>
                    </a:prstGeom>
                    <a:noFill/>
                    <a:ln>
                      <a:noFill/>
                    </a:ln>
                  </pic:spPr>
                </pic:pic>
              </a:graphicData>
            </a:graphic>
          </wp:inline>
        </w:drawing>
      </w:r>
    </w:p>
    <w:p w:rsidR="00B47117" w:rsidRDefault="00960AEB" w:rsidP="00960AEB">
      <w:pPr>
        <w:pStyle w:val="Caption"/>
        <w:jc w:val="both"/>
        <w:rPr>
          <w:rFonts w:eastAsiaTheme="minorEastAsia"/>
        </w:rPr>
      </w:pPr>
      <w:bookmarkStart w:id="144" w:name="_Toc528019282"/>
      <w:r>
        <w:t xml:space="preserve">Figure </w:t>
      </w:r>
      <w:r w:rsidR="008025B5">
        <w:fldChar w:fldCharType="begin"/>
      </w:r>
      <w:r w:rsidR="008025B5">
        <w:instrText xml:space="preserve"> SEQ Figure \* ARABIC </w:instrText>
      </w:r>
      <w:r w:rsidR="008025B5">
        <w:fldChar w:fldCharType="separate"/>
      </w:r>
      <w:r w:rsidR="00DC273F">
        <w:rPr>
          <w:noProof/>
        </w:rPr>
        <w:t>8</w:t>
      </w:r>
      <w:r w:rsidR="008025B5">
        <w:rPr>
          <w:noProof/>
        </w:rPr>
        <w:fldChar w:fldCharType="end"/>
      </w:r>
      <w:r>
        <w:t xml:space="preserve"> - Scatterplot of Random Search Results with </w:t>
      </w:r>
      <w:r w:rsidR="00A43C76">
        <w:t xml:space="preserve">Naïve </w:t>
      </w:r>
      <w:r>
        <w:t>Fitness</w:t>
      </w:r>
      <w:bookmarkEnd w:id="144"/>
    </w:p>
    <w:p w:rsidR="00BF774E" w:rsidRDefault="002515E2" w:rsidP="00D0536A">
      <w:pPr>
        <w:pStyle w:val="paragraph"/>
        <w:rPr>
          <w:rFonts w:eastAsiaTheme="minorEastAsia"/>
        </w:rPr>
      </w:pPr>
      <w:r>
        <w:rPr>
          <w:rFonts w:eastAsiaTheme="minorEastAsia"/>
        </w:rPr>
        <w:t xml:space="preserve">In our above diagram, we see the </w:t>
      </w:r>
      <w:r w:rsidR="001A3F2F">
        <w:rPr>
          <w:rFonts w:eastAsiaTheme="minorEastAsia"/>
        </w:rPr>
        <w:t xml:space="preserve">naïve </w:t>
      </w:r>
      <w:r>
        <w:rPr>
          <w:rFonts w:eastAsiaTheme="minorEastAsia"/>
        </w:rPr>
        <w:t>fitness of all input differences generated by the random search technique</w:t>
      </w:r>
      <w:r w:rsidR="001A3F2F">
        <w:rPr>
          <w:rFonts w:eastAsiaTheme="minorEastAsia"/>
        </w:rPr>
        <w:t>, with a non</w:t>
      </w:r>
      <w:r w:rsidR="001A3F2F">
        <w:rPr>
          <w:rFonts w:eastAsiaTheme="minorEastAsia"/>
        </w:rPr>
        <w:noBreakHyphen/>
        <w:t>linear trendline given in red</w:t>
      </w:r>
      <w:r>
        <w:rPr>
          <w:rFonts w:eastAsiaTheme="minorEastAsia"/>
        </w:rPr>
        <w:t xml:space="preserve">. The </w:t>
      </w:r>
      <w:r w:rsidR="001A3F2F">
        <w:rPr>
          <w:rFonts w:eastAsiaTheme="minorEastAsia"/>
        </w:rPr>
        <w:t xml:space="preserve">majority of </w:t>
      </w:r>
      <w:r>
        <w:rPr>
          <w:rFonts w:eastAsiaTheme="minorEastAsia"/>
        </w:rPr>
        <w:t>points are clustered fairly close to the mean of 0.0063, however there are a number of generated values with a far higher fitness.</w:t>
      </w:r>
      <w:r w:rsidR="001A3F2F">
        <w:rPr>
          <w:rFonts w:eastAsiaTheme="minorEastAsia"/>
        </w:rPr>
        <w:t xml:space="preserve"> T</w:t>
      </w:r>
      <w:r>
        <w:rPr>
          <w:rFonts w:eastAsiaTheme="minorEastAsia"/>
        </w:rPr>
        <w:t xml:space="preserve">he trendline for this set of data lies close to this mean as well, with </w:t>
      </w:r>
      <w:r w:rsidR="001A3F2F">
        <w:rPr>
          <w:rFonts w:eastAsiaTheme="minorEastAsia"/>
        </w:rPr>
        <w:t>a fair amount of variance</w:t>
      </w:r>
      <w:r>
        <w:rPr>
          <w:rFonts w:eastAsiaTheme="minorEastAsia"/>
        </w:rPr>
        <w:t>. Overall, this indicates that while the random search technique is able to produce a large amount of unique data, the typical fitness with respect to the naï</w:t>
      </w:r>
      <w:r w:rsidR="001A3F2F">
        <w:rPr>
          <w:rFonts w:eastAsiaTheme="minorEastAsia"/>
        </w:rPr>
        <w:t xml:space="preserve">ve fitness function is very low, as noted in our statistical summary. </w:t>
      </w:r>
    </w:p>
    <w:p w:rsidR="00960AEB" w:rsidRDefault="003A0695" w:rsidP="000C7FC9">
      <w:pPr>
        <w:pStyle w:val="paragraph"/>
        <w:keepNext/>
        <w:jc w:val="center"/>
      </w:pPr>
      <w:r>
        <w:rPr>
          <w:rFonts w:eastAsiaTheme="minorEastAsia"/>
          <w:noProof/>
        </w:rPr>
        <w:lastRenderedPageBreak/>
        <w:drawing>
          <wp:inline distT="0" distB="0" distL="0" distR="0">
            <wp:extent cx="5353050" cy="5922145"/>
            <wp:effectExtent l="0" t="0" r="0" b="2540"/>
            <wp:docPr id="8" name="Picture 8" descr="F:\520\naive\2018-10-21-144047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20\naive\2018-10-21-144047_958x1061_scro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6301" cy="6014246"/>
                    </a:xfrm>
                    <a:prstGeom prst="rect">
                      <a:avLst/>
                    </a:prstGeom>
                    <a:noFill/>
                    <a:ln>
                      <a:noFill/>
                    </a:ln>
                  </pic:spPr>
                </pic:pic>
              </a:graphicData>
            </a:graphic>
          </wp:inline>
        </w:drawing>
      </w:r>
    </w:p>
    <w:p w:rsidR="00BF774E" w:rsidRDefault="00960AEB" w:rsidP="00960AEB">
      <w:pPr>
        <w:pStyle w:val="Caption"/>
        <w:jc w:val="both"/>
        <w:rPr>
          <w:rFonts w:eastAsiaTheme="minorEastAsia"/>
        </w:rPr>
      </w:pPr>
      <w:bookmarkStart w:id="145" w:name="_Toc528019283"/>
      <w:r>
        <w:t xml:space="preserve">Figure </w:t>
      </w:r>
      <w:r w:rsidR="008025B5">
        <w:fldChar w:fldCharType="begin"/>
      </w:r>
      <w:r w:rsidR="008025B5">
        <w:instrText xml:space="preserve"> SEQ Figure \* ARABIC </w:instrText>
      </w:r>
      <w:r w:rsidR="008025B5">
        <w:fldChar w:fldCharType="separate"/>
      </w:r>
      <w:r w:rsidR="00DC273F">
        <w:rPr>
          <w:noProof/>
        </w:rPr>
        <w:t>9</w:t>
      </w:r>
      <w:r w:rsidR="008025B5">
        <w:rPr>
          <w:noProof/>
        </w:rPr>
        <w:fldChar w:fldCharType="end"/>
      </w:r>
      <w:r>
        <w:t xml:space="preserve"> - Histogram of </w:t>
      </w:r>
      <w:r w:rsidR="00A43C76">
        <w:t xml:space="preserve">Unique </w:t>
      </w:r>
      <w:r>
        <w:t xml:space="preserve">Random Search </w:t>
      </w:r>
      <w:r w:rsidR="00A43C76">
        <w:t>Results with Naïve Fitness</w:t>
      </w:r>
      <w:bookmarkEnd w:id="145"/>
    </w:p>
    <w:p w:rsidR="00BF774E" w:rsidRDefault="002515E2" w:rsidP="00D0536A">
      <w:pPr>
        <w:pStyle w:val="paragraph"/>
        <w:rPr>
          <w:rFonts w:eastAsiaTheme="minorEastAsia"/>
        </w:rPr>
      </w:pPr>
      <w:r>
        <w:rPr>
          <w:rFonts w:eastAsiaTheme="minorEastAsia"/>
        </w:rPr>
        <w:t>In this diagram, we take the naïve fitness of the unique data, and compare it to that of the true fitness, given in red and blue respectively. We can immediately see that the naïve fitness function grossly overestimates the true fitness of the generated input differences, causing a large amount of skew in comparison to the true fitness. Furthermore, the naïve fitness function has a considerable amount of data to the right of our diagram, whereas the true fitness function is not even visible at this point. As such, we see that the naïve fitness function may not be a good representation of the true</w:t>
      </w:r>
      <w:r w:rsidR="000A7B40">
        <w:rPr>
          <w:rFonts w:eastAsiaTheme="minorEastAsia"/>
        </w:rPr>
        <w:t xml:space="preserve"> fitness of an input difference, due to it overrepresenting the true fitness of an input difference. This in turn may cause our other techniques to select for the wrong qualities. </w:t>
      </w:r>
    </w:p>
    <w:p w:rsidR="00960AEB" w:rsidRDefault="003A0695" w:rsidP="000C7FC9">
      <w:pPr>
        <w:pStyle w:val="paragraph"/>
        <w:keepNext/>
        <w:jc w:val="center"/>
      </w:pPr>
      <w:r>
        <w:rPr>
          <w:rFonts w:eastAsiaTheme="minorEastAsia"/>
          <w:noProof/>
        </w:rPr>
        <w:lastRenderedPageBreak/>
        <w:drawing>
          <wp:inline distT="0" distB="0" distL="0" distR="0">
            <wp:extent cx="5378450" cy="5762625"/>
            <wp:effectExtent l="0" t="0" r="0" b="9525"/>
            <wp:docPr id="9" name="Picture 9" descr="F:\520\naive\2018-10-21-144153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520\naive\2018-10-21-144153_958x1061_scr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8967" cy="5763179"/>
                    </a:xfrm>
                    <a:prstGeom prst="rect">
                      <a:avLst/>
                    </a:prstGeom>
                    <a:noFill/>
                    <a:ln>
                      <a:noFill/>
                    </a:ln>
                  </pic:spPr>
                </pic:pic>
              </a:graphicData>
            </a:graphic>
          </wp:inline>
        </w:drawing>
      </w:r>
    </w:p>
    <w:p w:rsidR="00B501EC" w:rsidRDefault="00960AEB" w:rsidP="00960AEB">
      <w:pPr>
        <w:pStyle w:val="Caption"/>
        <w:jc w:val="both"/>
        <w:rPr>
          <w:rFonts w:eastAsiaTheme="minorEastAsia"/>
        </w:rPr>
      </w:pPr>
      <w:bookmarkStart w:id="146" w:name="_Toc528019284"/>
      <w:r>
        <w:t xml:space="preserve">Figure </w:t>
      </w:r>
      <w:r w:rsidR="008025B5">
        <w:fldChar w:fldCharType="begin"/>
      </w:r>
      <w:r w:rsidR="008025B5">
        <w:instrText xml:space="preserve"> SEQ Figure \* ARA</w:instrText>
      </w:r>
      <w:r w:rsidR="008025B5">
        <w:instrText xml:space="preserve">BIC </w:instrText>
      </w:r>
      <w:r w:rsidR="008025B5">
        <w:fldChar w:fldCharType="separate"/>
      </w:r>
      <w:r w:rsidR="00DC273F">
        <w:rPr>
          <w:noProof/>
        </w:rPr>
        <w:t>10</w:t>
      </w:r>
      <w:r w:rsidR="008025B5">
        <w:rPr>
          <w:noProof/>
        </w:rPr>
        <w:fldChar w:fldCharType="end"/>
      </w:r>
      <w:r>
        <w:t xml:space="preserve"> - Scatterplot of Genetic Algorithm</w:t>
      </w:r>
      <w:r w:rsidRPr="008F3773">
        <w:t xml:space="preserve"> Results with Naive Fitness</w:t>
      </w:r>
      <w:bookmarkEnd w:id="146"/>
    </w:p>
    <w:p w:rsidR="00BB381F" w:rsidRDefault="00B501EC" w:rsidP="00D0536A">
      <w:pPr>
        <w:pStyle w:val="paragraph"/>
        <w:rPr>
          <w:rFonts w:eastAsiaTheme="minorEastAsia"/>
        </w:rPr>
      </w:pPr>
      <w:r>
        <w:rPr>
          <w:rFonts w:eastAsiaTheme="minorEastAsia"/>
        </w:rPr>
        <w:t xml:space="preserve">The genetic algorithm was able to produce a massive quantity of data over the </w:t>
      </w:r>
      <w:r w:rsidR="00F60384">
        <w:rPr>
          <w:rFonts w:eastAsiaTheme="minorEastAsia"/>
        </w:rPr>
        <w:t>24-hour</w:t>
      </w:r>
      <w:r>
        <w:rPr>
          <w:rFonts w:eastAsiaTheme="minorEastAsia"/>
        </w:rPr>
        <w:t xml:space="preserve"> period it ran. We can see that for the first thousand values, the fitness of the gene pool was </w:t>
      </w:r>
      <w:r w:rsidR="000E456D">
        <w:rPr>
          <w:rFonts w:eastAsiaTheme="minorEastAsia"/>
        </w:rPr>
        <w:t>at its lowest</w:t>
      </w:r>
      <w:r>
        <w:rPr>
          <w:rFonts w:eastAsiaTheme="minorEastAsia"/>
        </w:rPr>
        <w:t xml:space="preserve">, with the trend line starting at approximately 0.05. However, this quickly improved, and settled at approximately 0.052, with </w:t>
      </w:r>
      <w:r w:rsidR="008D0908">
        <w:rPr>
          <w:rFonts w:eastAsiaTheme="minorEastAsia"/>
        </w:rPr>
        <w:t xml:space="preserve">fairly </w:t>
      </w:r>
      <w:r>
        <w:rPr>
          <w:rFonts w:eastAsiaTheme="minorEastAsia"/>
        </w:rPr>
        <w:t>little variance. One distinguishing feature of this technique is the banding; there are very thick lines of points present at the marks 0.005, 0.01, 0.03, and from 0.04 to 0.055, with the majority of points being present in the final band.</w:t>
      </w:r>
      <w:r w:rsidR="0018049E">
        <w:rPr>
          <w:rFonts w:eastAsiaTheme="minorEastAsia"/>
        </w:rPr>
        <w:t xml:space="preserve"> This is likely due to the genetic algorithm repeatedly constructing the same input differences over and over as part of crossing</w:t>
      </w:r>
      <w:r w:rsidR="0018049E">
        <w:rPr>
          <w:rFonts w:eastAsiaTheme="minorEastAsia"/>
        </w:rPr>
        <w:noBreakHyphen/>
        <w:t>over two genes.</w:t>
      </w:r>
      <w:r>
        <w:rPr>
          <w:rFonts w:eastAsiaTheme="minorEastAsia"/>
        </w:rPr>
        <w:t xml:space="preserve"> Overall, we see that the genetic algorithm is able to produce a large quantity of data of very high fitness, with respect to the naïve fitness function, however appears to converge to particular values very quickly. </w:t>
      </w:r>
    </w:p>
    <w:p w:rsidR="00960AEB" w:rsidRDefault="003A0695" w:rsidP="000C7FC9">
      <w:pPr>
        <w:pStyle w:val="paragraph"/>
        <w:keepNext/>
        <w:jc w:val="center"/>
      </w:pPr>
      <w:r>
        <w:rPr>
          <w:rFonts w:eastAsiaTheme="minorEastAsia"/>
          <w:noProof/>
        </w:rPr>
        <w:lastRenderedPageBreak/>
        <w:drawing>
          <wp:inline distT="0" distB="0" distL="0" distR="0">
            <wp:extent cx="5372443" cy="5943600"/>
            <wp:effectExtent l="0" t="0" r="0" b="0"/>
            <wp:docPr id="10" name="Picture 10" descr="F:\520\naive\2018-10-21-144351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520\naive\2018-10-21-144351_958x1061_scro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954" cy="5977355"/>
                    </a:xfrm>
                    <a:prstGeom prst="rect">
                      <a:avLst/>
                    </a:prstGeom>
                    <a:noFill/>
                    <a:ln>
                      <a:noFill/>
                    </a:ln>
                  </pic:spPr>
                </pic:pic>
              </a:graphicData>
            </a:graphic>
          </wp:inline>
        </w:drawing>
      </w:r>
    </w:p>
    <w:p w:rsidR="00755A38" w:rsidRDefault="00960AEB" w:rsidP="00960AEB">
      <w:pPr>
        <w:pStyle w:val="Caption"/>
        <w:jc w:val="both"/>
        <w:rPr>
          <w:rFonts w:eastAsiaTheme="minorEastAsia"/>
        </w:rPr>
      </w:pPr>
      <w:bookmarkStart w:id="147" w:name="_Toc528019285"/>
      <w:r>
        <w:t xml:space="preserve">Figure </w:t>
      </w:r>
      <w:r w:rsidR="008025B5">
        <w:fldChar w:fldCharType="begin"/>
      </w:r>
      <w:r w:rsidR="008025B5">
        <w:instrText xml:space="preserve"> SEQ Figure</w:instrText>
      </w:r>
      <w:r w:rsidR="008025B5">
        <w:instrText xml:space="preserve"> \* ARABIC </w:instrText>
      </w:r>
      <w:r w:rsidR="008025B5">
        <w:fldChar w:fldCharType="separate"/>
      </w:r>
      <w:r w:rsidR="00DC273F">
        <w:rPr>
          <w:noProof/>
        </w:rPr>
        <w:t>11</w:t>
      </w:r>
      <w:r w:rsidR="008025B5">
        <w:rPr>
          <w:noProof/>
        </w:rPr>
        <w:fldChar w:fldCharType="end"/>
      </w:r>
      <w:r>
        <w:t xml:space="preserve"> - Histogram of </w:t>
      </w:r>
      <w:r w:rsidR="000D648C">
        <w:t xml:space="preserve">Unique </w:t>
      </w:r>
      <w:r>
        <w:t>Genetic Algorithm</w:t>
      </w:r>
      <w:r w:rsidRPr="005C6CC6">
        <w:t xml:space="preserve"> </w:t>
      </w:r>
      <w:r w:rsidR="006F24C7">
        <w:t xml:space="preserve">Results </w:t>
      </w:r>
      <w:r w:rsidRPr="005C6CC6">
        <w:t xml:space="preserve">with </w:t>
      </w:r>
      <w:r w:rsidR="006F24C7">
        <w:t xml:space="preserve">Naïve </w:t>
      </w:r>
      <w:r w:rsidRPr="005C6CC6">
        <w:t>Fitness</w:t>
      </w:r>
      <w:bookmarkEnd w:id="147"/>
    </w:p>
    <w:p w:rsidR="00755A38" w:rsidRDefault="00B501EC" w:rsidP="00D0536A">
      <w:pPr>
        <w:pStyle w:val="paragraph"/>
        <w:rPr>
          <w:rFonts w:eastAsiaTheme="minorEastAsia"/>
        </w:rPr>
      </w:pPr>
      <w:r>
        <w:rPr>
          <w:rFonts w:eastAsiaTheme="minorEastAsia"/>
        </w:rPr>
        <w:t>Comparing the performance against the true fitness function, we see a problem similar to that in the random search technique; the naïve fitness function is overrepresenting the true fitness, as shown by the large swathes of red in our diagram.</w:t>
      </w:r>
      <w:r w:rsidR="00662B72">
        <w:rPr>
          <w:rFonts w:eastAsiaTheme="minorEastAsia"/>
        </w:rPr>
        <w:t xml:space="preserve"> The majority of input differences generated by the genetic algorithm were almost unusable with respect to the true fitness function, as shown by the blue spike at 0. This further cements the idea that the naïve fitness function is not a viable way of representing the true fitness</w:t>
      </w:r>
      <w:r w:rsidR="002A60E1">
        <w:rPr>
          <w:rFonts w:eastAsiaTheme="minorEastAsia"/>
        </w:rPr>
        <w:t>, which in turn indicates that our genetic algorithm was selecting for the wrong properties</w:t>
      </w:r>
      <w:r w:rsidR="00662B72">
        <w:rPr>
          <w:rFonts w:eastAsiaTheme="minorEastAsia"/>
        </w:rPr>
        <w:t>.</w:t>
      </w:r>
      <w:r w:rsidR="006D42D2">
        <w:rPr>
          <w:rFonts w:eastAsiaTheme="minorEastAsia"/>
        </w:rPr>
        <w:t xml:space="preserve"> </w:t>
      </w:r>
    </w:p>
    <w:p w:rsidR="00960AEB" w:rsidRDefault="003A0695" w:rsidP="000C7FC9">
      <w:pPr>
        <w:pStyle w:val="paragraph"/>
        <w:keepNext/>
        <w:jc w:val="center"/>
      </w:pPr>
      <w:r>
        <w:rPr>
          <w:rFonts w:eastAsiaTheme="minorEastAsia"/>
          <w:noProof/>
        </w:rPr>
        <w:lastRenderedPageBreak/>
        <w:drawing>
          <wp:inline distT="0" distB="0" distL="0" distR="0">
            <wp:extent cx="5381053" cy="5953125"/>
            <wp:effectExtent l="0" t="0" r="0" b="0"/>
            <wp:docPr id="11" name="Picture 11" descr="F:\520\naive\2018-10-21-144419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520\naive\2018-10-21-144419_958x1061_scr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131" cy="5974231"/>
                    </a:xfrm>
                    <a:prstGeom prst="rect">
                      <a:avLst/>
                    </a:prstGeom>
                    <a:noFill/>
                    <a:ln>
                      <a:noFill/>
                    </a:ln>
                  </pic:spPr>
                </pic:pic>
              </a:graphicData>
            </a:graphic>
          </wp:inline>
        </w:drawing>
      </w:r>
    </w:p>
    <w:p w:rsidR="00960AEB" w:rsidRDefault="00960AEB" w:rsidP="00960AEB">
      <w:pPr>
        <w:pStyle w:val="Caption"/>
        <w:jc w:val="both"/>
      </w:pPr>
      <w:bookmarkStart w:id="148" w:name="_Toc528019286"/>
      <w:r>
        <w:t xml:space="preserve">Figure </w:t>
      </w:r>
      <w:r w:rsidR="008025B5">
        <w:fldChar w:fldCharType="begin"/>
      </w:r>
      <w:r w:rsidR="008025B5">
        <w:instrText xml:space="preserve"> SEQ Figure \* ARABIC </w:instrText>
      </w:r>
      <w:r w:rsidR="008025B5">
        <w:fldChar w:fldCharType="separate"/>
      </w:r>
      <w:r w:rsidR="00DC273F">
        <w:rPr>
          <w:noProof/>
        </w:rPr>
        <w:t>12</w:t>
      </w:r>
      <w:r w:rsidR="008025B5">
        <w:rPr>
          <w:noProof/>
        </w:rPr>
        <w:fldChar w:fldCharType="end"/>
      </w:r>
      <w:r>
        <w:t xml:space="preserve"> - </w:t>
      </w:r>
      <w:r w:rsidRPr="00842B7A">
        <w:t xml:space="preserve">Scatterplot of </w:t>
      </w:r>
      <w:r>
        <w:t xml:space="preserve">Hybrid </w:t>
      </w:r>
      <w:r w:rsidRPr="00842B7A">
        <w:t xml:space="preserve">Algorithm </w:t>
      </w:r>
      <w:r w:rsidR="006F24C7">
        <w:t xml:space="preserve">with Naïve </w:t>
      </w:r>
      <w:r w:rsidRPr="00842B7A">
        <w:t>Fitness</w:t>
      </w:r>
      <w:bookmarkEnd w:id="148"/>
    </w:p>
    <w:p w:rsidR="006D42D2" w:rsidRDefault="00EB1B4A" w:rsidP="00D0536A">
      <w:pPr>
        <w:pStyle w:val="paragraph"/>
        <w:rPr>
          <w:rFonts w:eastAsiaTheme="minorEastAsia"/>
        </w:rPr>
      </w:pPr>
      <w:r>
        <w:rPr>
          <w:rFonts w:eastAsiaTheme="minorEastAsia"/>
        </w:rPr>
        <w:t xml:space="preserve"> </w:t>
      </w:r>
      <w:r w:rsidR="006D42D2">
        <w:rPr>
          <w:rFonts w:eastAsiaTheme="minorEastAsia"/>
        </w:rPr>
        <w:t xml:space="preserve">Unlike the genetic algorithm, the hybrid algorithm has far less banding, with only minor banding at the 0.06, 0.05, and 0.04 mark. It is visually quite similar to the random search, with a large clustering of points near the bottom of the plot. Due to the lesser amount of data, the trend is slightly easier to see. The initial pool is </w:t>
      </w:r>
      <w:r w:rsidR="00A916A4">
        <w:rPr>
          <w:rFonts w:eastAsiaTheme="minorEastAsia"/>
        </w:rPr>
        <w:t xml:space="preserve">far </w:t>
      </w:r>
      <w:r w:rsidR="006D42D2">
        <w:rPr>
          <w:rFonts w:eastAsiaTheme="minorEastAsia"/>
        </w:rPr>
        <w:t>less fit than that in the genetic algorithm, but quickly increases in fitness, and settles at an overall higher fitness than the genetic algorithm. Furthermore, the volatility of the trendline is much lower at this point, ind</w:t>
      </w:r>
      <w:r w:rsidR="00662B72">
        <w:rPr>
          <w:rFonts w:eastAsiaTheme="minorEastAsia"/>
        </w:rPr>
        <w:t xml:space="preserve">icating it is much more stable than either the genetic algorithm or the random search. Overall, we see that the hybrid algorithm is able to produce a large amount of data, all with a very high fitness with respect to the naïve fitness function. </w:t>
      </w:r>
    </w:p>
    <w:p w:rsidR="00960AEB" w:rsidRDefault="003A0695" w:rsidP="000C7FC9">
      <w:pPr>
        <w:pStyle w:val="paragraph"/>
        <w:keepNext/>
        <w:jc w:val="center"/>
      </w:pPr>
      <w:r>
        <w:rPr>
          <w:rFonts w:eastAsiaTheme="minorEastAsia"/>
          <w:noProof/>
        </w:rPr>
        <w:lastRenderedPageBreak/>
        <w:drawing>
          <wp:inline distT="0" distB="0" distL="0" distR="0">
            <wp:extent cx="5381625" cy="5953758"/>
            <wp:effectExtent l="0" t="0" r="0" b="9525"/>
            <wp:docPr id="15" name="Picture 15" descr="F:\520\naive\2018-10-21-144502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520\naive\2018-10-21-144502_958x1061_scr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6454" cy="5970164"/>
                    </a:xfrm>
                    <a:prstGeom prst="rect">
                      <a:avLst/>
                    </a:prstGeom>
                    <a:noFill/>
                    <a:ln>
                      <a:noFill/>
                    </a:ln>
                  </pic:spPr>
                </pic:pic>
              </a:graphicData>
            </a:graphic>
          </wp:inline>
        </w:drawing>
      </w:r>
    </w:p>
    <w:p w:rsidR="00BB381F" w:rsidRDefault="00960AEB" w:rsidP="00960AEB">
      <w:pPr>
        <w:pStyle w:val="Caption"/>
        <w:jc w:val="both"/>
        <w:rPr>
          <w:rFonts w:eastAsiaTheme="minorEastAsia"/>
        </w:rPr>
      </w:pPr>
      <w:bookmarkStart w:id="149" w:name="_Toc528019287"/>
      <w:r>
        <w:t xml:space="preserve">Figure </w:t>
      </w:r>
      <w:r w:rsidR="008025B5">
        <w:fldChar w:fldCharType="begin"/>
      </w:r>
      <w:r w:rsidR="008025B5">
        <w:instrText xml:space="preserve"> SEQ Figure \* ARABIC </w:instrText>
      </w:r>
      <w:r w:rsidR="008025B5">
        <w:fldChar w:fldCharType="separate"/>
      </w:r>
      <w:r w:rsidR="00DC273F">
        <w:rPr>
          <w:noProof/>
        </w:rPr>
        <w:t>13</w:t>
      </w:r>
      <w:r w:rsidR="008025B5">
        <w:rPr>
          <w:noProof/>
        </w:rPr>
        <w:fldChar w:fldCharType="end"/>
      </w:r>
      <w:r>
        <w:t xml:space="preserve"> - Histogram of </w:t>
      </w:r>
      <w:r w:rsidR="006F24C7">
        <w:t xml:space="preserve">Unique </w:t>
      </w:r>
      <w:r>
        <w:t xml:space="preserve">Hybrid </w:t>
      </w:r>
      <w:r w:rsidRPr="006F4782">
        <w:t xml:space="preserve">Algorithm </w:t>
      </w:r>
      <w:r w:rsidR="006F24C7">
        <w:t xml:space="preserve">Results </w:t>
      </w:r>
      <w:r w:rsidRPr="006F4782">
        <w:t xml:space="preserve">with </w:t>
      </w:r>
      <w:r w:rsidR="006F24C7">
        <w:t>Naïve Fitness</w:t>
      </w:r>
      <w:bookmarkEnd w:id="149"/>
    </w:p>
    <w:p w:rsidR="00A916A4" w:rsidRDefault="00662B72" w:rsidP="00D0536A">
      <w:pPr>
        <w:pStyle w:val="paragraph"/>
        <w:rPr>
          <w:rFonts w:eastAsiaTheme="minorEastAsia"/>
        </w:rPr>
      </w:pPr>
      <w:r>
        <w:rPr>
          <w:rFonts w:eastAsiaTheme="minorEastAsia"/>
        </w:rPr>
        <w:t>Compared to the previous techniques, the fitness of input differences produced by the hybrid algorithm are much closer to the fitness’ derived from the true fitness function. However, it is still not perfect, with a large spike close to zero indicating that a large proportion of generated values are not viable for producing collisions. Furthermore, although there are a large number of data points to the right of the diagram, there is no visible</w:t>
      </w:r>
      <w:r w:rsidR="00A916A4">
        <w:rPr>
          <w:rFonts w:eastAsiaTheme="minorEastAsia"/>
        </w:rPr>
        <w:t xml:space="preserve"> blue in this portion, indicating that most of the values generated were not able to produce actual collisions at any rate, further indicating that the naïve fitness function does not accurately represent the true fitness of an input difference. </w:t>
      </w:r>
    </w:p>
    <w:p w:rsidR="00A916A4" w:rsidRDefault="00A916A4">
      <w:pPr>
        <w:rPr>
          <w:rFonts w:eastAsiaTheme="minorEastAsia"/>
          <w:sz w:val="24"/>
        </w:rPr>
      </w:pPr>
      <w:r>
        <w:rPr>
          <w:rFonts w:eastAsiaTheme="minorEastAsia"/>
        </w:rPr>
        <w:br w:type="page"/>
      </w:r>
    </w:p>
    <w:p w:rsidR="009C4B6B" w:rsidRDefault="005268A9" w:rsidP="009C4B6B">
      <w:pPr>
        <w:pStyle w:val="Heading3"/>
        <w:rPr>
          <w:rFonts w:eastAsiaTheme="minorEastAsia"/>
        </w:rPr>
      </w:pPr>
      <w:bookmarkStart w:id="150" w:name="_Toc528019254"/>
      <w:r>
        <w:rPr>
          <w:rFonts w:eastAsiaTheme="minorEastAsia"/>
        </w:rPr>
        <w:lastRenderedPageBreak/>
        <w:t>Evaluation</w:t>
      </w:r>
      <w:bookmarkEnd w:id="150"/>
    </w:p>
    <w:p w:rsidR="006D42D2" w:rsidRDefault="00662B72" w:rsidP="001C4423">
      <w:pPr>
        <w:pStyle w:val="paragraph"/>
        <w:rPr>
          <w:rFonts w:eastAsiaTheme="minorEastAsia"/>
        </w:rPr>
      </w:pPr>
      <w:r>
        <w:t>Overall, we believe that the naïve fitness function, although computationally simple and space</w:t>
      </w:r>
      <w:r>
        <w:noBreakHyphen/>
        <w:t xml:space="preserve">efficient, is not a good representation of the true fitness for an input difference. Many of the input differences produced through our tests were of very low quality with respect to the true fitness, and were simply overrepresented by the naïve fitness function. As such, the genetic algorithm and hybrid algorithm selected for the wrong properties, and as such amplified </w:t>
      </w:r>
      <w:r w:rsidR="003C7F90">
        <w:t>these issues</w:t>
      </w:r>
      <w:r>
        <w:t xml:space="preserve">, causing the notable spikes at zero. </w:t>
      </w:r>
    </w:p>
    <w:p w:rsidR="000D687E" w:rsidRDefault="000D687E" w:rsidP="000D687E">
      <w:pPr>
        <w:pStyle w:val="Heading2"/>
        <w:rPr>
          <w:rFonts w:eastAsiaTheme="minorEastAsia"/>
        </w:rPr>
      </w:pPr>
      <w:bookmarkStart w:id="151" w:name="_Toc528019255"/>
      <w:r>
        <w:rPr>
          <w:rFonts w:eastAsiaTheme="minorEastAsia"/>
        </w:rPr>
        <w:t>Probabilistic Fitness Function</w:t>
      </w:r>
      <w:bookmarkEnd w:id="151"/>
    </w:p>
    <w:p w:rsidR="00C13699" w:rsidRDefault="00C13699" w:rsidP="00C13699">
      <w:pPr>
        <w:pStyle w:val="Heading3"/>
      </w:pPr>
      <w:bookmarkStart w:id="152" w:name="_Toc528019256"/>
      <w:r>
        <w:t>Statistical Summary</w:t>
      </w:r>
      <w:bookmarkEnd w:id="152"/>
    </w:p>
    <w:p w:rsidR="001C4423" w:rsidRPr="00D81E7E" w:rsidRDefault="001C4423" w:rsidP="001C4423">
      <w:pPr>
        <w:pStyle w:val="paragraph"/>
      </w:pPr>
      <w:r>
        <w:t xml:space="preserve">Given in the tables below are a summary of the tests performed on the probabilistic fitness function. The second table gives the results from the true fitness function on the unique data from each test. </w:t>
      </w:r>
      <w:r w:rsidR="00B915F4">
        <w:t>Values are given to 6 decimal places where appropriate.</w:t>
      </w:r>
    </w:p>
    <w:p w:rsidR="002D5A3C" w:rsidRDefault="002D5A3C" w:rsidP="002D5A3C">
      <w:pPr>
        <w:pStyle w:val="Caption"/>
        <w:keepNext/>
      </w:pPr>
      <w:bookmarkStart w:id="153" w:name="_Toc528019302"/>
      <w:r>
        <w:t xml:space="preserve">Table </w:t>
      </w:r>
      <w:r w:rsidR="008025B5">
        <w:fldChar w:fldCharType="begin"/>
      </w:r>
      <w:r w:rsidR="008025B5">
        <w:instrText xml:space="preserve"> SEQ Table \* ARABIC </w:instrText>
      </w:r>
      <w:r w:rsidR="008025B5">
        <w:fldChar w:fldCharType="separate"/>
      </w:r>
      <w:r w:rsidR="00DC273F">
        <w:rPr>
          <w:noProof/>
        </w:rPr>
        <w:t>9</w:t>
      </w:r>
      <w:r w:rsidR="008025B5">
        <w:rPr>
          <w:noProof/>
        </w:rPr>
        <w:fldChar w:fldCharType="end"/>
      </w:r>
      <w:r>
        <w:t xml:space="preserve"> - Statistical Summary for Probabilistic Fitness Function</w:t>
      </w:r>
      <w:bookmarkEnd w:id="153"/>
    </w:p>
    <w:tbl>
      <w:tblPr>
        <w:tblStyle w:val="TableGrid"/>
        <w:tblW w:w="9512" w:type="dxa"/>
        <w:jc w:val="center"/>
        <w:tblLook w:val="04A0" w:firstRow="1" w:lastRow="0" w:firstColumn="1" w:lastColumn="0" w:noHBand="0" w:noVBand="1"/>
      </w:tblPr>
      <w:tblGrid>
        <w:gridCol w:w="1371"/>
        <w:gridCol w:w="1191"/>
        <w:gridCol w:w="1018"/>
        <w:gridCol w:w="2102"/>
        <w:gridCol w:w="2203"/>
        <w:gridCol w:w="1627"/>
      </w:tblGrid>
      <w:tr w:rsidR="00461035" w:rsidTr="007E2611">
        <w:trPr>
          <w:jc w:val="center"/>
        </w:trPr>
        <w:tc>
          <w:tcPr>
            <w:tcW w:w="1371" w:type="dxa"/>
            <w:tcBorders>
              <w:bottom w:val="single" w:sz="4" w:space="0" w:color="auto"/>
            </w:tcBorders>
          </w:tcPr>
          <w:p w:rsidR="00C06390" w:rsidRPr="00461035" w:rsidRDefault="00C06390" w:rsidP="00461035">
            <w:pPr>
              <w:pStyle w:val="paragraph"/>
              <w:ind w:firstLine="0"/>
              <w:jc w:val="center"/>
              <w:rPr>
                <w:rFonts w:eastAsiaTheme="minorEastAsia"/>
                <w:b/>
              </w:rPr>
            </w:pPr>
          </w:p>
        </w:tc>
        <w:tc>
          <w:tcPr>
            <w:tcW w:w="1191" w:type="dxa"/>
            <w:tcBorders>
              <w:bottom w:val="single" w:sz="4" w:space="0" w:color="auto"/>
              <w:right w:val="nil"/>
            </w:tcBorders>
          </w:tcPr>
          <w:p w:rsidR="00C06390" w:rsidRPr="00461035" w:rsidRDefault="00C06390" w:rsidP="007E2611">
            <w:pPr>
              <w:pStyle w:val="paragraph"/>
              <w:ind w:firstLine="0"/>
              <w:jc w:val="center"/>
              <w:rPr>
                <w:rFonts w:eastAsiaTheme="minorEastAsia"/>
                <w:b/>
              </w:rPr>
            </w:pPr>
            <w:r w:rsidRPr="00461035">
              <w:rPr>
                <w:rFonts w:eastAsiaTheme="minorEastAsia"/>
                <w:b/>
              </w:rPr>
              <w:t>Results</w:t>
            </w:r>
          </w:p>
        </w:tc>
        <w:tc>
          <w:tcPr>
            <w:tcW w:w="1018" w:type="dxa"/>
            <w:tcBorders>
              <w:left w:val="nil"/>
              <w:bottom w:val="single" w:sz="4" w:space="0" w:color="auto"/>
              <w:right w:val="nil"/>
            </w:tcBorders>
          </w:tcPr>
          <w:p w:rsidR="00C06390" w:rsidRPr="00461035" w:rsidRDefault="00C06390" w:rsidP="007E2611">
            <w:pPr>
              <w:pStyle w:val="paragraph"/>
              <w:ind w:firstLine="0"/>
              <w:jc w:val="center"/>
              <w:rPr>
                <w:rFonts w:eastAsiaTheme="minorEastAsia"/>
                <w:b/>
              </w:rPr>
            </w:pPr>
            <w:r w:rsidRPr="00461035">
              <w:rPr>
                <w:rFonts w:eastAsiaTheme="minorEastAsia"/>
                <w:b/>
              </w:rPr>
              <w:t>Unique Results</w:t>
            </w:r>
          </w:p>
        </w:tc>
        <w:tc>
          <w:tcPr>
            <w:tcW w:w="2102" w:type="dxa"/>
            <w:tcBorders>
              <w:left w:val="nil"/>
              <w:bottom w:val="single" w:sz="4" w:space="0" w:color="auto"/>
              <w:right w:val="nil"/>
            </w:tcBorders>
          </w:tcPr>
          <w:p w:rsidR="00C06390" w:rsidRPr="00461035" w:rsidRDefault="00C06390" w:rsidP="007E2611">
            <w:pPr>
              <w:pStyle w:val="paragraph"/>
              <w:ind w:firstLine="0"/>
              <w:jc w:val="center"/>
              <w:rPr>
                <w:rFonts w:ascii="Cambria Math" w:eastAsiaTheme="minorEastAsia" w:hAnsi="Cambria Math"/>
                <w:b/>
              </w:rPr>
            </w:pPr>
            <w:r w:rsidRPr="00461035">
              <w:rPr>
                <w:rFonts w:ascii="Cambria Math" w:eastAsiaTheme="minorEastAsia" w:hAnsi="Cambria Math"/>
                <w:b/>
              </w:rPr>
              <w:t>Mean</w:t>
            </w:r>
          </w:p>
        </w:tc>
        <w:tc>
          <w:tcPr>
            <w:tcW w:w="2203" w:type="dxa"/>
            <w:tcBorders>
              <w:left w:val="nil"/>
              <w:bottom w:val="single" w:sz="4" w:space="0" w:color="auto"/>
              <w:right w:val="nil"/>
            </w:tcBorders>
          </w:tcPr>
          <w:p w:rsidR="00C06390" w:rsidRPr="00461035" w:rsidRDefault="00C06390" w:rsidP="007E2611">
            <w:pPr>
              <w:pStyle w:val="paragraph"/>
              <w:ind w:firstLine="0"/>
              <w:jc w:val="center"/>
              <w:rPr>
                <w:rFonts w:eastAsiaTheme="minorEastAsia"/>
                <w:b/>
              </w:rPr>
            </w:pPr>
            <w:r w:rsidRPr="00461035">
              <w:rPr>
                <w:rFonts w:eastAsiaTheme="minorEastAsia"/>
                <w:b/>
              </w:rPr>
              <w:t>Standard Deviation</w:t>
            </w:r>
          </w:p>
        </w:tc>
        <w:tc>
          <w:tcPr>
            <w:tcW w:w="1627" w:type="dxa"/>
            <w:tcBorders>
              <w:left w:val="nil"/>
              <w:bottom w:val="single" w:sz="4" w:space="0" w:color="auto"/>
            </w:tcBorders>
          </w:tcPr>
          <w:p w:rsidR="00C06390" w:rsidRPr="00461035" w:rsidRDefault="00C06390" w:rsidP="007E2611">
            <w:pPr>
              <w:pStyle w:val="paragraph"/>
              <w:ind w:firstLine="0"/>
              <w:jc w:val="center"/>
              <w:rPr>
                <w:rFonts w:ascii="Cambria Math" w:eastAsiaTheme="minorEastAsia" w:hAnsi="Cambria Math"/>
                <w:b/>
              </w:rPr>
            </w:pPr>
            <w:r w:rsidRPr="00461035">
              <w:rPr>
                <w:rFonts w:eastAsiaTheme="minorEastAsia"/>
                <w:b/>
              </w:rPr>
              <w:t>Coefficient of Variation</w:t>
            </w:r>
          </w:p>
        </w:tc>
      </w:tr>
      <w:tr w:rsidR="00461035" w:rsidTr="007E2611">
        <w:trPr>
          <w:jc w:val="center"/>
        </w:trPr>
        <w:tc>
          <w:tcPr>
            <w:tcW w:w="1371" w:type="dxa"/>
            <w:tcBorders>
              <w:bottom w:val="nil"/>
            </w:tcBorders>
          </w:tcPr>
          <w:p w:rsidR="00C06390" w:rsidRPr="00461035" w:rsidRDefault="00C06390" w:rsidP="00461035">
            <w:pPr>
              <w:pStyle w:val="paragraph"/>
              <w:ind w:firstLine="0"/>
              <w:jc w:val="center"/>
              <w:rPr>
                <w:rFonts w:eastAsiaTheme="minorEastAsia"/>
                <w:b/>
              </w:rPr>
            </w:pPr>
            <w:r w:rsidRPr="00461035">
              <w:rPr>
                <w:rFonts w:eastAsiaTheme="minorEastAsia"/>
                <w:b/>
              </w:rPr>
              <w:t>Random</w:t>
            </w:r>
          </w:p>
        </w:tc>
        <w:tc>
          <w:tcPr>
            <w:tcW w:w="1191" w:type="dxa"/>
            <w:tcBorders>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5322</m:t>
                </m:r>
              </m:oMath>
            </m:oMathPara>
          </w:p>
        </w:tc>
        <w:tc>
          <w:tcPr>
            <w:tcW w:w="1018" w:type="dxa"/>
            <w:tcBorders>
              <w:left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5078</m:t>
                </m:r>
              </m:oMath>
            </m:oMathPara>
          </w:p>
        </w:tc>
        <w:tc>
          <w:tcPr>
            <w:tcW w:w="2102" w:type="dxa"/>
            <w:tcBorders>
              <w:left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0.162716×</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m:oMathPara>
          </w:p>
        </w:tc>
        <w:tc>
          <w:tcPr>
            <w:tcW w:w="2203" w:type="dxa"/>
            <w:tcBorders>
              <w:left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2.199505</m:t>
                </m:r>
                <m:r>
                  <w:rPr>
                    <w:rFonts w:ascii="Cambria Math" w:eastAsiaTheme="minorEastAsia" w:hAnsi="Cambria Math" w:cs="Cambria Math"/>
                  </w:rPr>
                  <m:t>×</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-8</m:t>
                    </m:r>
                  </m:sup>
                </m:sSup>
              </m:oMath>
            </m:oMathPara>
          </w:p>
        </w:tc>
        <w:tc>
          <w:tcPr>
            <w:tcW w:w="1627" w:type="dxa"/>
            <w:tcBorders>
              <w:left w:val="nil"/>
              <w:bottom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13.517420</m:t>
                </m:r>
              </m:oMath>
            </m:oMathPara>
          </w:p>
        </w:tc>
      </w:tr>
      <w:tr w:rsidR="00461035" w:rsidTr="007E2611">
        <w:trPr>
          <w:jc w:val="center"/>
        </w:trPr>
        <w:tc>
          <w:tcPr>
            <w:tcW w:w="1371" w:type="dxa"/>
            <w:tcBorders>
              <w:top w:val="nil"/>
              <w:bottom w:val="nil"/>
            </w:tcBorders>
          </w:tcPr>
          <w:p w:rsidR="00C06390" w:rsidRPr="00461035" w:rsidRDefault="00C06390" w:rsidP="00461035">
            <w:pPr>
              <w:pStyle w:val="paragraph"/>
              <w:ind w:firstLine="0"/>
              <w:jc w:val="center"/>
              <w:rPr>
                <w:rFonts w:eastAsiaTheme="minorEastAsia"/>
                <w:b/>
              </w:rPr>
            </w:pPr>
            <w:r w:rsidRPr="00461035">
              <w:rPr>
                <w:rFonts w:eastAsiaTheme="minorEastAsia"/>
                <w:b/>
              </w:rPr>
              <w:t>Generated</w:t>
            </w:r>
          </w:p>
        </w:tc>
        <w:tc>
          <w:tcPr>
            <w:tcW w:w="1191" w:type="dxa"/>
            <w:tcBorders>
              <w:top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77,846</m:t>
                </m:r>
              </m:oMath>
            </m:oMathPara>
          </w:p>
        </w:tc>
        <w:tc>
          <w:tcPr>
            <w:tcW w:w="1018" w:type="dxa"/>
            <w:tcBorders>
              <w:top w:val="nil"/>
              <w:left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378</m:t>
                </m:r>
              </m:oMath>
            </m:oMathPara>
          </w:p>
        </w:tc>
        <w:tc>
          <w:tcPr>
            <w:tcW w:w="2102" w:type="dxa"/>
            <w:tcBorders>
              <w:top w:val="nil"/>
              <w:left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2.885907×</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m:oMathPara>
          </w:p>
        </w:tc>
        <w:tc>
          <w:tcPr>
            <w:tcW w:w="2203" w:type="dxa"/>
            <w:tcBorders>
              <w:top w:val="nil"/>
              <w:left w:val="nil"/>
              <w:bottom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4.233442</m:t>
                </m:r>
                <m:r>
                  <w:rPr>
                    <w:rFonts w:ascii="Cambria Math" w:eastAsiaTheme="minorEastAsia" w:hAnsi="Cambria Math" w:cs="Cambria Math"/>
                  </w:rPr>
                  <m:t>×</m:t>
                </m:r>
                <m:sSup>
                  <m:sSupPr>
                    <m:ctrlPr>
                      <w:rPr>
                        <w:rFonts w:ascii="Cambria Math" w:eastAsiaTheme="minorEastAsia" w:hAnsi="Cambria Math" w:cs="Cambria Math"/>
                        <w:i/>
                      </w:rPr>
                    </m:ctrlPr>
                  </m:sSupPr>
                  <m:e>
                    <m:r>
                      <w:rPr>
                        <w:rFonts w:ascii="Cambria Math" w:eastAsiaTheme="minorEastAsia" w:hAnsi="Cambria Math" w:cs="Cambria Math"/>
                      </w:rPr>
                      <m:t>10</m:t>
                    </m:r>
                  </m:e>
                  <m:sup>
                    <m:r>
                      <w:rPr>
                        <w:rFonts w:ascii="Cambria Math" w:eastAsiaTheme="minorEastAsia" w:hAnsi="Cambria Math" w:cs="Cambria Math"/>
                      </w:rPr>
                      <m:t>-8</m:t>
                    </m:r>
                  </m:sup>
                </m:sSup>
              </m:oMath>
            </m:oMathPara>
          </w:p>
        </w:tc>
        <w:tc>
          <w:tcPr>
            <w:tcW w:w="1627" w:type="dxa"/>
            <w:tcBorders>
              <w:top w:val="nil"/>
              <w:left w:val="nil"/>
              <w:bottom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1.466936</m:t>
                </m:r>
              </m:oMath>
            </m:oMathPara>
          </w:p>
        </w:tc>
      </w:tr>
      <w:tr w:rsidR="00461035" w:rsidTr="007E2611">
        <w:trPr>
          <w:jc w:val="center"/>
        </w:trPr>
        <w:tc>
          <w:tcPr>
            <w:tcW w:w="1371" w:type="dxa"/>
            <w:tcBorders>
              <w:top w:val="nil"/>
            </w:tcBorders>
          </w:tcPr>
          <w:p w:rsidR="00C06390" w:rsidRPr="00461035" w:rsidRDefault="00C06390" w:rsidP="00461035">
            <w:pPr>
              <w:pStyle w:val="paragraph"/>
              <w:ind w:firstLine="0"/>
              <w:jc w:val="center"/>
              <w:rPr>
                <w:rFonts w:eastAsiaTheme="minorEastAsia"/>
                <w:b/>
              </w:rPr>
            </w:pPr>
            <w:r w:rsidRPr="00461035">
              <w:rPr>
                <w:rFonts w:eastAsiaTheme="minorEastAsia"/>
                <w:b/>
              </w:rPr>
              <w:t>Hybrid</w:t>
            </w:r>
          </w:p>
        </w:tc>
        <w:tc>
          <w:tcPr>
            <w:tcW w:w="1191" w:type="dxa"/>
            <w:tcBorders>
              <w:top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172,641</m:t>
                </m:r>
              </m:oMath>
            </m:oMathPara>
          </w:p>
        </w:tc>
        <w:tc>
          <w:tcPr>
            <w:tcW w:w="1018" w:type="dxa"/>
            <w:tcBorders>
              <w:top w:val="nil"/>
              <w:left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5435</m:t>
                </m:r>
              </m:oMath>
            </m:oMathPara>
          </w:p>
        </w:tc>
        <w:tc>
          <w:tcPr>
            <w:tcW w:w="2102" w:type="dxa"/>
            <w:tcBorders>
              <w:top w:val="nil"/>
              <w:left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1.167244×</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m:oMathPara>
          </w:p>
        </w:tc>
        <w:tc>
          <w:tcPr>
            <w:tcW w:w="2203" w:type="dxa"/>
            <w:tcBorders>
              <w:top w:val="nil"/>
              <w:left w:val="nil"/>
              <w:righ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7.471202×</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m:oMathPara>
          </w:p>
        </w:tc>
        <w:tc>
          <w:tcPr>
            <w:tcW w:w="1627" w:type="dxa"/>
            <w:tcBorders>
              <w:top w:val="nil"/>
              <w:left w:val="nil"/>
            </w:tcBorders>
          </w:tcPr>
          <w:p w:rsidR="00C06390" w:rsidRPr="00D81E7E" w:rsidRDefault="00461035" w:rsidP="007E2611">
            <w:pPr>
              <w:pStyle w:val="paragraph"/>
              <w:ind w:firstLine="0"/>
              <w:jc w:val="center"/>
              <w:rPr>
                <w:rFonts w:ascii="Cambria Math" w:eastAsiaTheme="minorEastAsia" w:hAnsi="Cambria Math" w:cs="Linux Libertine"/>
                <w:oMath/>
              </w:rPr>
            </w:pPr>
            <m:oMathPara>
              <m:oMath>
                <m:r>
                  <w:rPr>
                    <w:rFonts w:ascii="Cambria Math" w:eastAsiaTheme="minorEastAsia" w:hAnsi="Cambria Math" w:cs="Linux Libertine"/>
                  </w:rPr>
                  <m:t>6.400720</m:t>
                </m:r>
              </m:oMath>
            </m:oMathPara>
          </w:p>
        </w:tc>
      </w:tr>
    </w:tbl>
    <w:p w:rsidR="00C37644" w:rsidRDefault="00C37644" w:rsidP="004256C9">
      <w:pPr>
        <w:pStyle w:val="paragraph"/>
        <w:rPr>
          <w:rFonts w:ascii="Linux Libertine" w:eastAsiaTheme="minorEastAsia" w:hAnsi="Linux Libertine" w:cs="Linux Libertine"/>
        </w:rPr>
      </w:pPr>
    </w:p>
    <w:p w:rsidR="002D5A3C" w:rsidRDefault="002D5A3C" w:rsidP="002D5A3C">
      <w:pPr>
        <w:pStyle w:val="Caption"/>
        <w:keepNext/>
      </w:pPr>
      <w:bookmarkStart w:id="154" w:name="_Toc528019303"/>
      <w:r>
        <w:t xml:space="preserve">Table </w:t>
      </w:r>
      <w:r w:rsidR="008025B5">
        <w:fldChar w:fldCharType="begin"/>
      </w:r>
      <w:r w:rsidR="008025B5">
        <w:instrText xml:space="preserve"> SEQ Table \* ARABIC </w:instrText>
      </w:r>
      <w:r w:rsidR="008025B5">
        <w:fldChar w:fldCharType="separate"/>
      </w:r>
      <w:r w:rsidR="00DC273F">
        <w:rPr>
          <w:noProof/>
        </w:rPr>
        <w:t>10</w:t>
      </w:r>
      <w:r w:rsidR="008025B5">
        <w:rPr>
          <w:noProof/>
        </w:rPr>
        <w:fldChar w:fldCharType="end"/>
      </w:r>
      <w:r>
        <w:t xml:space="preserve"> - Statistical Summary for True Fitness of Probabilistic Fitness Function</w:t>
      </w:r>
      <w:bookmarkEnd w:id="154"/>
    </w:p>
    <w:tbl>
      <w:tblPr>
        <w:tblStyle w:val="TableGrid"/>
        <w:tblW w:w="7366" w:type="dxa"/>
        <w:jc w:val="center"/>
        <w:tblLook w:val="04A0" w:firstRow="1" w:lastRow="0" w:firstColumn="1" w:lastColumn="0" w:noHBand="0" w:noVBand="1"/>
      </w:tblPr>
      <w:tblGrid>
        <w:gridCol w:w="1502"/>
        <w:gridCol w:w="1187"/>
        <w:gridCol w:w="1335"/>
        <w:gridCol w:w="1641"/>
        <w:gridCol w:w="1701"/>
      </w:tblGrid>
      <w:tr w:rsidR="00344AC8" w:rsidTr="007E2611">
        <w:trPr>
          <w:jc w:val="center"/>
        </w:trPr>
        <w:tc>
          <w:tcPr>
            <w:tcW w:w="1502" w:type="dxa"/>
            <w:tcBorders>
              <w:bottom w:val="single" w:sz="4" w:space="0" w:color="auto"/>
            </w:tcBorders>
          </w:tcPr>
          <w:p w:rsidR="00344AC8" w:rsidRPr="00461035" w:rsidRDefault="00344AC8" w:rsidP="00AF3305">
            <w:pPr>
              <w:pStyle w:val="paragraph"/>
              <w:ind w:firstLine="0"/>
              <w:jc w:val="center"/>
              <w:rPr>
                <w:rFonts w:eastAsiaTheme="minorEastAsia"/>
                <w:b/>
              </w:rPr>
            </w:pPr>
          </w:p>
        </w:tc>
        <w:tc>
          <w:tcPr>
            <w:tcW w:w="1187" w:type="dxa"/>
            <w:tcBorders>
              <w:bottom w:val="single" w:sz="4" w:space="0" w:color="auto"/>
              <w:right w:val="nil"/>
            </w:tcBorders>
          </w:tcPr>
          <w:p w:rsidR="00344AC8" w:rsidRPr="00461035" w:rsidRDefault="00344AC8" w:rsidP="00AF3305">
            <w:pPr>
              <w:pStyle w:val="paragraph"/>
              <w:ind w:firstLine="0"/>
              <w:jc w:val="center"/>
              <w:rPr>
                <w:rFonts w:eastAsiaTheme="minorEastAsia"/>
                <w:b/>
              </w:rPr>
            </w:pPr>
            <w:r w:rsidRPr="00461035">
              <w:rPr>
                <w:rFonts w:eastAsiaTheme="minorEastAsia"/>
                <w:b/>
              </w:rPr>
              <w:t>Unique Results</w:t>
            </w:r>
          </w:p>
        </w:tc>
        <w:tc>
          <w:tcPr>
            <w:tcW w:w="1335" w:type="dxa"/>
            <w:tcBorders>
              <w:left w:val="nil"/>
              <w:bottom w:val="single" w:sz="4" w:space="0" w:color="auto"/>
              <w:right w:val="nil"/>
            </w:tcBorders>
          </w:tcPr>
          <w:p w:rsidR="00344AC8" w:rsidRPr="00461035" w:rsidRDefault="00344AC8" w:rsidP="00AF3305">
            <w:pPr>
              <w:pStyle w:val="paragraph"/>
              <w:ind w:firstLine="0"/>
              <w:jc w:val="center"/>
              <w:rPr>
                <w:rFonts w:ascii="Cambria Math" w:eastAsiaTheme="minorEastAsia" w:hAnsi="Cambria Math"/>
                <w:b/>
              </w:rPr>
            </w:pPr>
            <w:r w:rsidRPr="00461035">
              <w:rPr>
                <w:rFonts w:ascii="Cambria Math" w:eastAsiaTheme="minorEastAsia" w:hAnsi="Cambria Math"/>
                <w:b/>
              </w:rPr>
              <w:t>Mean</w:t>
            </w:r>
          </w:p>
        </w:tc>
        <w:tc>
          <w:tcPr>
            <w:tcW w:w="1641" w:type="dxa"/>
            <w:tcBorders>
              <w:left w:val="nil"/>
              <w:bottom w:val="single" w:sz="4" w:space="0" w:color="auto"/>
              <w:right w:val="nil"/>
            </w:tcBorders>
          </w:tcPr>
          <w:p w:rsidR="00344AC8" w:rsidRPr="00461035" w:rsidRDefault="00344AC8" w:rsidP="00AF3305">
            <w:pPr>
              <w:pStyle w:val="paragraph"/>
              <w:ind w:firstLine="0"/>
              <w:jc w:val="center"/>
              <w:rPr>
                <w:rFonts w:eastAsiaTheme="minorEastAsia"/>
                <w:b/>
              </w:rPr>
            </w:pPr>
            <w:r w:rsidRPr="00461035">
              <w:rPr>
                <w:rFonts w:eastAsiaTheme="minorEastAsia"/>
                <w:b/>
              </w:rPr>
              <w:t>Standard Deviation</w:t>
            </w:r>
          </w:p>
        </w:tc>
        <w:tc>
          <w:tcPr>
            <w:tcW w:w="1701" w:type="dxa"/>
            <w:tcBorders>
              <w:left w:val="nil"/>
              <w:bottom w:val="single" w:sz="4" w:space="0" w:color="auto"/>
            </w:tcBorders>
          </w:tcPr>
          <w:p w:rsidR="00344AC8" w:rsidRPr="00461035" w:rsidRDefault="00344AC8" w:rsidP="00AF3305">
            <w:pPr>
              <w:pStyle w:val="paragraph"/>
              <w:ind w:firstLine="0"/>
              <w:jc w:val="center"/>
              <w:rPr>
                <w:rFonts w:ascii="Cambria Math" w:eastAsiaTheme="minorEastAsia" w:hAnsi="Cambria Math"/>
                <w:b/>
              </w:rPr>
            </w:pPr>
            <w:r w:rsidRPr="00461035">
              <w:rPr>
                <w:rFonts w:eastAsiaTheme="minorEastAsia"/>
                <w:b/>
              </w:rPr>
              <w:t>Coefficient of Variation</w:t>
            </w:r>
          </w:p>
        </w:tc>
      </w:tr>
      <w:tr w:rsidR="00344AC8" w:rsidTr="007E2611">
        <w:trPr>
          <w:jc w:val="center"/>
        </w:trPr>
        <w:tc>
          <w:tcPr>
            <w:tcW w:w="1502" w:type="dxa"/>
            <w:tcBorders>
              <w:bottom w:val="nil"/>
            </w:tcBorders>
          </w:tcPr>
          <w:p w:rsidR="00344AC8" w:rsidRPr="00461035" w:rsidRDefault="00344AC8" w:rsidP="00461035">
            <w:pPr>
              <w:pStyle w:val="paragraph"/>
              <w:ind w:firstLine="0"/>
              <w:jc w:val="center"/>
              <w:rPr>
                <w:rFonts w:eastAsiaTheme="minorEastAsia"/>
                <w:b/>
              </w:rPr>
            </w:pPr>
            <w:r w:rsidRPr="00461035">
              <w:rPr>
                <w:rFonts w:eastAsiaTheme="minorEastAsia"/>
                <w:b/>
              </w:rPr>
              <w:t>Random</w:t>
            </w:r>
          </w:p>
        </w:tc>
        <w:tc>
          <w:tcPr>
            <w:tcW w:w="1187" w:type="dxa"/>
            <w:tcBorders>
              <w:bottom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5078</m:t>
                </m:r>
              </m:oMath>
            </m:oMathPara>
          </w:p>
        </w:tc>
        <w:tc>
          <w:tcPr>
            <w:tcW w:w="1335" w:type="dxa"/>
            <w:tcBorders>
              <w:left w:val="nil"/>
              <w:bottom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19.145160</m:t>
                </m:r>
              </m:oMath>
            </m:oMathPara>
          </w:p>
        </w:tc>
        <w:tc>
          <w:tcPr>
            <w:tcW w:w="1641" w:type="dxa"/>
            <w:tcBorders>
              <w:left w:val="nil"/>
              <w:bottom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72.116260</m:t>
                </m:r>
              </m:oMath>
            </m:oMathPara>
          </w:p>
        </w:tc>
        <w:tc>
          <w:tcPr>
            <w:tcW w:w="1701" w:type="dxa"/>
            <w:tcBorders>
              <w:left w:val="nil"/>
              <w:bottom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3.766813</m:t>
                </m:r>
              </m:oMath>
            </m:oMathPara>
          </w:p>
        </w:tc>
      </w:tr>
      <w:tr w:rsidR="00344AC8" w:rsidTr="007E2611">
        <w:trPr>
          <w:jc w:val="center"/>
        </w:trPr>
        <w:tc>
          <w:tcPr>
            <w:tcW w:w="1502" w:type="dxa"/>
            <w:tcBorders>
              <w:top w:val="nil"/>
              <w:bottom w:val="nil"/>
            </w:tcBorders>
          </w:tcPr>
          <w:p w:rsidR="00344AC8" w:rsidRPr="00461035" w:rsidRDefault="00344AC8" w:rsidP="00461035">
            <w:pPr>
              <w:pStyle w:val="paragraph"/>
              <w:ind w:firstLine="0"/>
              <w:jc w:val="center"/>
              <w:rPr>
                <w:rFonts w:eastAsiaTheme="minorEastAsia"/>
                <w:b/>
              </w:rPr>
            </w:pPr>
            <w:r w:rsidRPr="00461035">
              <w:rPr>
                <w:rFonts w:eastAsiaTheme="minorEastAsia"/>
                <w:b/>
              </w:rPr>
              <w:t>Generated</w:t>
            </w:r>
          </w:p>
        </w:tc>
        <w:tc>
          <w:tcPr>
            <w:tcW w:w="1187" w:type="dxa"/>
            <w:tcBorders>
              <w:top w:val="nil"/>
              <w:bottom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378</m:t>
                </m:r>
              </m:oMath>
            </m:oMathPara>
          </w:p>
        </w:tc>
        <w:tc>
          <w:tcPr>
            <w:tcW w:w="1335" w:type="dxa"/>
            <w:tcBorders>
              <w:top w:val="nil"/>
              <w:left w:val="nil"/>
              <w:bottom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42.485410</m:t>
                </m:r>
              </m:oMath>
            </m:oMathPara>
          </w:p>
        </w:tc>
        <w:tc>
          <w:tcPr>
            <w:tcW w:w="1641" w:type="dxa"/>
            <w:tcBorders>
              <w:top w:val="nil"/>
              <w:left w:val="nil"/>
              <w:bottom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69.317800</m:t>
                </m:r>
              </m:oMath>
            </m:oMathPara>
          </w:p>
        </w:tc>
        <w:tc>
          <w:tcPr>
            <w:tcW w:w="1701" w:type="dxa"/>
            <w:tcBorders>
              <w:top w:val="nil"/>
              <w:left w:val="nil"/>
              <w:bottom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1.631567</m:t>
                </m:r>
              </m:oMath>
            </m:oMathPara>
          </w:p>
        </w:tc>
      </w:tr>
      <w:tr w:rsidR="00344AC8" w:rsidTr="007E2611">
        <w:trPr>
          <w:jc w:val="center"/>
        </w:trPr>
        <w:tc>
          <w:tcPr>
            <w:tcW w:w="1502" w:type="dxa"/>
            <w:tcBorders>
              <w:top w:val="nil"/>
            </w:tcBorders>
          </w:tcPr>
          <w:p w:rsidR="00344AC8" w:rsidRPr="00461035" w:rsidRDefault="00344AC8" w:rsidP="00461035">
            <w:pPr>
              <w:pStyle w:val="paragraph"/>
              <w:ind w:firstLine="0"/>
              <w:jc w:val="center"/>
              <w:rPr>
                <w:rFonts w:eastAsiaTheme="minorEastAsia"/>
                <w:b/>
              </w:rPr>
            </w:pPr>
            <w:r w:rsidRPr="00461035">
              <w:rPr>
                <w:rFonts w:eastAsiaTheme="minorEastAsia"/>
                <w:b/>
              </w:rPr>
              <w:t>Hybrid</w:t>
            </w:r>
          </w:p>
        </w:tc>
        <w:tc>
          <w:tcPr>
            <w:tcW w:w="1187" w:type="dxa"/>
            <w:tcBorders>
              <w:top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5435</m:t>
                </m:r>
              </m:oMath>
            </m:oMathPara>
          </w:p>
        </w:tc>
        <w:tc>
          <w:tcPr>
            <w:tcW w:w="1335" w:type="dxa"/>
            <w:tcBorders>
              <w:top w:val="nil"/>
              <w:left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14.720830</m:t>
                </m:r>
              </m:oMath>
            </m:oMathPara>
          </w:p>
        </w:tc>
        <w:tc>
          <w:tcPr>
            <w:tcW w:w="1641" w:type="dxa"/>
            <w:tcBorders>
              <w:top w:val="nil"/>
              <w:left w:val="nil"/>
              <w:righ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64.894980</m:t>
                </m:r>
              </m:oMath>
            </m:oMathPara>
          </w:p>
        </w:tc>
        <w:tc>
          <w:tcPr>
            <w:tcW w:w="1701" w:type="dxa"/>
            <w:tcBorders>
              <w:top w:val="nil"/>
              <w:left w:val="nil"/>
            </w:tcBorders>
          </w:tcPr>
          <w:p w:rsidR="00344AC8" w:rsidRPr="002E1941" w:rsidRDefault="00461035" w:rsidP="001D4083">
            <w:pPr>
              <w:pStyle w:val="paragraph"/>
              <w:ind w:firstLine="0"/>
              <w:rPr>
                <w:rFonts w:ascii="Cambria Math" w:eastAsiaTheme="minorEastAsia" w:hAnsi="Cambria Math" w:cs="Linux Libertine"/>
                <w:oMath/>
              </w:rPr>
            </w:pPr>
            <m:oMathPara>
              <m:oMath>
                <m:r>
                  <w:rPr>
                    <w:rFonts w:ascii="Cambria Math" w:eastAsiaTheme="minorEastAsia" w:hAnsi="Cambria Math" w:cs="Linux Libertine"/>
                  </w:rPr>
                  <m:t>4.408378</m:t>
                </m:r>
              </m:oMath>
            </m:oMathPara>
          </w:p>
        </w:tc>
      </w:tr>
    </w:tbl>
    <w:p w:rsidR="00B04598" w:rsidRDefault="00B04598" w:rsidP="00DB0127">
      <w:pPr>
        <w:pStyle w:val="paragraph"/>
        <w:rPr>
          <w:rFonts w:eastAsiaTheme="minorEastAsia"/>
        </w:rPr>
      </w:pPr>
    </w:p>
    <w:p w:rsidR="00B04598" w:rsidRDefault="00B04598">
      <w:pPr>
        <w:rPr>
          <w:rFonts w:eastAsiaTheme="minorEastAsia"/>
          <w:sz w:val="24"/>
        </w:rPr>
      </w:pPr>
      <w:r>
        <w:rPr>
          <w:rFonts w:eastAsiaTheme="minorEastAsia"/>
        </w:rPr>
        <w:br w:type="page"/>
      </w:r>
    </w:p>
    <w:p w:rsidR="0052023B" w:rsidRDefault="0052023B" w:rsidP="00DB0127">
      <w:pPr>
        <w:pStyle w:val="paragraph"/>
        <w:rPr>
          <w:rFonts w:eastAsiaTheme="minorEastAsia"/>
        </w:rPr>
      </w:pPr>
      <w:r>
        <w:rPr>
          <w:rFonts w:eastAsiaTheme="minorEastAsia"/>
        </w:rPr>
        <w:lastRenderedPageBreak/>
        <w:t>We notice a very similar pattern in this data that was also present with the naïve fitness function. Overall, the random search did worst, followed by the hybrid algorithm, and finally the genetic algorithm faring the best. However, there are some minor differences that should be highlighted.</w:t>
      </w:r>
    </w:p>
    <w:p w:rsidR="0052023B" w:rsidRDefault="0052023B" w:rsidP="0052023B">
      <w:pPr>
        <w:pStyle w:val="paragraph"/>
        <w:ind w:firstLine="0"/>
        <w:rPr>
          <w:rFonts w:eastAsiaTheme="minorEastAsia"/>
        </w:rPr>
      </w:pPr>
      <w:r>
        <w:rPr>
          <w:rFonts w:eastAsiaTheme="minorEastAsia"/>
        </w:rPr>
        <w:t xml:space="preserve">Firstly, the average fitness of the input differences generated by the random search are almost an order smaller than those of the hybrid and genetic algorithm at </w:t>
      </w:r>
      <m:oMath>
        <m:r>
          <w:rPr>
            <w:rFonts w:ascii="Cambria Math" w:eastAsiaTheme="minorEastAsia" w:hAnsi="Cambria Math" w:cs="Linux Libertine"/>
          </w:rPr>
          <m:t>0.1627×</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w:r>
        <w:rPr>
          <w:rFonts w:eastAsiaTheme="minorEastAsia"/>
        </w:rPr>
        <w:t xml:space="preserve">, whereas in the naïve fitness function, the difference was fairly minor. Furthermore, the coefficient of variation is far higher at </w:t>
      </w:r>
      <m:oMath>
        <m:r>
          <w:rPr>
            <w:rFonts w:ascii="Cambria Math" w:eastAsiaTheme="minorEastAsia" w:hAnsi="Cambria Math" w:cs="Linux Libertine"/>
          </w:rPr>
          <m:t>13.5174</m:t>
        </m:r>
      </m:oMath>
      <w:r>
        <w:rPr>
          <w:rFonts w:eastAsiaTheme="minorEastAsia"/>
        </w:rPr>
        <w:t xml:space="preserve">, indicating a very large amount of spread in the data, in contrast to the fairly minor spread in the naïve fitness function. Similar to our previous results though, 5322 total results were generated by random search, with 5078 being unique, a duplication rate of only 4.6%. As with the naïve fitness function, the random search technique is highly volatile, and although is able to produce a fair number of input differences, produces those with very low fitness overall. </w:t>
      </w:r>
    </w:p>
    <w:p w:rsidR="002216B0" w:rsidRDefault="002216B0" w:rsidP="00DB0127">
      <w:pPr>
        <w:pStyle w:val="paragraph"/>
        <w:rPr>
          <w:rFonts w:eastAsiaTheme="minorEastAsia"/>
        </w:rPr>
      </w:pPr>
      <w:r>
        <w:rPr>
          <w:rFonts w:eastAsiaTheme="minorEastAsia"/>
        </w:rPr>
        <w:t>Interestingly, the genetic algorithm fared very poorly in this test</w:t>
      </w:r>
      <w:r w:rsidR="0052023B">
        <w:rPr>
          <w:rFonts w:eastAsiaTheme="minorEastAsia"/>
        </w:rPr>
        <w:t xml:space="preserve"> with respect to the number of data points generated</w:t>
      </w:r>
      <w:r>
        <w:rPr>
          <w:rFonts w:eastAsiaTheme="minorEastAsia"/>
        </w:rPr>
        <w:t xml:space="preserve">, </w:t>
      </w:r>
      <w:r w:rsidR="0052023B">
        <w:rPr>
          <w:rFonts w:eastAsiaTheme="minorEastAsia"/>
        </w:rPr>
        <w:t xml:space="preserve">with </w:t>
      </w:r>
      <w:r>
        <w:rPr>
          <w:rFonts w:eastAsiaTheme="minorEastAsia"/>
        </w:rPr>
        <w:t>only 77,846 total input differences, and only 378 being unique, a duplication rate of 99.5%</w:t>
      </w:r>
      <w:r w:rsidR="001B74D5">
        <w:rPr>
          <w:rFonts w:eastAsiaTheme="minorEastAsia"/>
        </w:rPr>
        <w:t xml:space="preserve">. Regardless, it attained the highest average fitness of </w:t>
      </w:r>
      <m:oMath>
        <m:r>
          <w:rPr>
            <w:rFonts w:ascii="Cambria Math" w:eastAsiaTheme="minorEastAsia" w:hAnsi="Cambria Math" w:cs="Linux Libertine"/>
          </w:rPr>
          <m:t>2.8860×</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w:r w:rsidR="001B74D5">
        <w:rPr>
          <w:rFonts w:eastAsiaTheme="minorEastAsia"/>
        </w:rPr>
        <w:t>, and the lowest spread of all</w:t>
      </w:r>
      <w:r w:rsidR="0083626F">
        <w:rPr>
          <w:rFonts w:eastAsiaTheme="minorEastAsia"/>
        </w:rPr>
        <w:t xml:space="preserve"> at only </w:t>
      </w:r>
      <m:oMath>
        <m:r>
          <w:rPr>
            <w:rFonts w:ascii="Cambria Math" w:eastAsiaTheme="minorEastAsia" w:hAnsi="Cambria Math" w:cs="Linux Libertine"/>
          </w:rPr>
          <m:t>1.4669</m:t>
        </m:r>
      </m:oMath>
      <w:r w:rsidR="001B74D5">
        <w:rPr>
          <w:rFonts w:eastAsiaTheme="minorEastAsia"/>
        </w:rPr>
        <w:t xml:space="preserve">. </w:t>
      </w:r>
      <w:r w:rsidR="006F5161">
        <w:rPr>
          <w:rFonts w:eastAsiaTheme="minorEastAsia"/>
        </w:rPr>
        <w:t xml:space="preserve">We speculate that the reason this test attained so few unique values was due to it quickly converging to </w:t>
      </w:r>
      <w:r w:rsidR="0083626F">
        <w:rPr>
          <w:rFonts w:eastAsiaTheme="minorEastAsia"/>
        </w:rPr>
        <w:t>a local maximum</w:t>
      </w:r>
      <w:r w:rsidR="006F5161">
        <w:rPr>
          <w:rFonts w:eastAsiaTheme="minorEastAsia"/>
        </w:rPr>
        <w:t xml:space="preserve">, </w:t>
      </w:r>
      <w:r w:rsidR="0083626F">
        <w:rPr>
          <w:rFonts w:eastAsiaTheme="minorEastAsia"/>
        </w:rPr>
        <w:t>causing the gene pool to rapidly become</w:t>
      </w:r>
      <w:r w:rsidR="006F5161">
        <w:rPr>
          <w:rFonts w:eastAsiaTheme="minorEastAsia"/>
        </w:rPr>
        <w:t xml:space="preserve"> stale. </w:t>
      </w:r>
    </w:p>
    <w:p w:rsidR="006F5161" w:rsidRDefault="006F5161" w:rsidP="00DB0127">
      <w:pPr>
        <w:pStyle w:val="paragraph"/>
        <w:rPr>
          <w:rFonts w:eastAsiaTheme="minorEastAsia"/>
        </w:rPr>
      </w:pPr>
      <w:r>
        <w:rPr>
          <w:rFonts w:eastAsiaTheme="minorEastAsia"/>
        </w:rPr>
        <w:t>Finally, the hybrid algorithm generated the most results of all in this test, at 172</w:t>
      </w:r>
      <w:r w:rsidR="007B50D5">
        <w:rPr>
          <w:rFonts w:eastAsiaTheme="minorEastAsia"/>
        </w:rPr>
        <w:t>,</w:t>
      </w:r>
      <w:r>
        <w:rPr>
          <w:rFonts w:eastAsiaTheme="minorEastAsia"/>
        </w:rPr>
        <w:t>641 total results, with 5435 being unique, a duplication rate of 96.8%. It had a moderately high average fitness at 1.</w:t>
      </w:r>
      <m:oMath>
        <m:r>
          <w:rPr>
            <w:rFonts w:ascii="Cambria Math" w:eastAsiaTheme="minorEastAsia" w:hAnsi="Cambria Math" w:cs="Linux Libertine"/>
          </w:rPr>
          <m:t>1672×</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-8</m:t>
            </m:r>
          </m:sup>
        </m:sSup>
      </m:oMath>
      <w:r>
        <w:rPr>
          <w:rFonts w:eastAsiaTheme="minorEastAsia"/>
        </w:rPr>
        <w:t xml:space="preserve"> and spread of </w:t>
      </w:r>
      <m:oMath>
        <m:r>
          <w:rPr>
            <w:rFonts w:ascii="Cambria Math" w:eastAsiaTheme="minorEastAsia" w:hAnsi="Cambria Math" w:cs="Linux Libertine"/>
          </w:rPr>
          <m:t>1.6401</m:t>
        </m:r>
      </m:oMath>
      <w:r>
        <w:rPr>
          <w:rFonts w:eastAsiaTheme="minorEastAsia"/>
        </w:rPr>
        <w:t>.</w:t>
      </w:r>
      <w:r w:rsidR="007B50D5">
        <w:rPr>
          <w:rFonts w:eastAsiaTheme="minorEastAsia"/>
        </w:rPr>
        <w:t xml:space="preserve"> Much like the results from the naïve fitness function test, the hybrid algorithm appears to have taken on many of the positive qualities from the genetic algorithm, and negative qualities from random search, which overall impacted its performance. </w:t>
      </w:r>
    </w:p>
    <w:p w:rsidR="00A70153" w:rsidRPr="006F5161" w:rsidRDefault="006F5161" w:rsidP="004256C9">
      <w:pPr>
        <w:pStyle w:val="paragraph"/>
        <w:rPr>
          <w:rFonts w:eastAsiaTheme="minorEastAsia"/>
        </w:rPr>
      </w:pPr>
      <w:r>
        <w:rPr>
          <w:rFonts w:eastAsiaTheme="minorEastAsia"/>
        </w:rPr>
        <w:t xml:space="preserve"> </w:t>
      </w:r>
      <w:r w:rsidR="00D33958">
        <w:rPr>
          <w:rFonts w:eastAsiaTheme="minorEastAsia"/>
        </w:rPr>
        <w:t>T</w:t>
      </w:r>
      <w:r>
        <w:rPr>
          <w:rFonts w:eastAsiaTheme="minorEastAsia"/>
        </w:rPr>
        <w:t xml:space="preserve">he true fitness follows a similar trend to that of the probabilistic fitness function. One key difference however, is that the hybrid algorithm actually performs the worst out of all three, in contrast to all previous results. The genetic algorithm produced solutions of a very high fitness, which were on average able to produce 42 collisions over 10 seconds, and the lowest spread at 1.6315. This indicates that the probabilistic fitness function may indeed be a good representation of the true fitness function, however this is yet to be shown definitively. </w:t>
      </w:r>
    </w:p>
    <w:p w:rsidR="00D81E7E" w:rsidRDefault="00D81E7E" w:rsidP="004256C9">
      <w:pPr>
        <w:pStyle w:val="paragraph"/>
        <w:rPr>
          <w:rFonts w:ascii="Linux Libertine" w:eastAsiaTheme="minorEastAsia" w:hAnsi="Linux Libertine" w:cs="Linux Libertine"/>
        </w:rPr>
      </w:pPr>
    </w:p>
    <w:p w:rsidR="00C37644" w:rsidRDefault="00C13699" w:rsidP="00C13699">
      <w:pPr>
        <w:pStyle w:val="Heading3"/>
        <w:rPr>
          <w:rFonts w:eastAsiaTheme="minorEastAsia"/>
        </w:rPr>
      </w:pPr>
      <w:bookmarkStart w:id="155" w:name="_Toc528019257"/>
      <w:r>
        <w:rPr>
          <w:rFonts w:eastAsiaTheme="minorEastAsia"/>
        </w:rPr>
        <w:lastRenderedPageBreak/>
        <w:t>Visualization of Data</w:t>
      </w:r>
      <w:bookmarkEnd w:id="155"/>
    </w:p>
    <w:p w:rsidR="002D5A3C" w:rsidRDefault="00132D31" w:rsidP="000C7FC9">
      <w:pPr>
        <w:pStyle w:val="paragraph"/>
        <w:keepNext/>
        <w:jc w:val="center"/>
      </w:pPr>
      <w:r>
        <w:rPr>
          <w:rFonts w:eastAsiaTheme="minorEastAsia"/>
          <w:noProof/>
        </w:rPr>
        <w:drawing>
          <wp:inline distT="0" distB="0" distL="0" distR="0" wp14:anchorId="73F4D946" wp14:editId="134053AF">
            <wp:extent cx="5372443" cy="5943600"/>
            <wp:effectExtent l="0" t="0" r="0" b="0"/>
            <wp:docPr id="22" name="Picture 22" descr="F:\520\probabilistic\2018-10-21-145106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520\probabilistic\2018-10-21-145106_958x1061_scr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140" cy="5965391"/>
                    </a:xfrm>
                    <a:prstGeom prst="rect">
                      <a:avLst/>
                    </a:prstGeom>
                    <a:noFill/>
                    <a:ln>
                      <a:noFill/>
                    </a:ln>
                  </pic:spPr>
                </pic:pic>
              </a:graphicData>
            </a:graphic>
          </wp:inline>
        </w:drawing>
      </w:r>
    </w:p>
    <w:p w:rsidR="00C13699" w:rsidRDefault="002D5A3C" w:rsidP="002D5A3C">
      <w:pPr>
        <w:pStyle w:val="Caption"/>
        <w:jc w:val="both"/>
      </w:pPr>
      <w:bookmarkStart w:id="156" w:name="_Toc528019288"/>
      <w:r>
        <w:t xml:space="preserve">Figure </w:t>
      </w:r>
      <w:r w:rsidR="008025B5">
        <w:fldChar w:fldCharType="begin"/>
      </w:r>
      <w:r w:rsidR="008025B5">
        <w:instrText xml:space="preserve"> SEQ Figure \* ARABIC </w:instrText>
      </w:r>
      <w:r w:rsidR="008025B5">
        <w:fldChar w:fldCharType="separate"/>
      </w:r>
      <w:r w:rsidR="00DC273F">
        <w:rPr>
          <w:noProof/>
        </w:rPr>
        <w:t>14</w:t>
      </w:r>
      <w:r w:rsidR="008025B5">
        <w:rPr>
          <w:noProof/>
        </w:rPr>
        <w:fldChar w:fldCharType="end"/>
      </w:r>
      <w:r>
        <w:t xml:space="preserve"> - Scatterplot of Random Search Results with Probabilistic Fitness</w:t>
      </w:r>
      <w:bookmarkEnd w:id="156"/>
    </w:p>
    <w:p w:rsidR="00535376" w:rsidRPr="006F5161" w:rsidRDefault="00631820" w:rsidP="00535376">
      <w:pPr>
        <w:pStyle w:val="paragraph"/>
        <w:rPr>
          <w:rFonts w:eastAsiaTheme="minorEastAsia"/>
        </w:rPr>
      </w:pPr>
      <w:r>
        <w:rPr>
          <w:rFonts w:eastAsiaTheme="minorEastAsia"/>
        </w:rPr>
        <w:t>Unlike the previous iteration of this test, we see an extreme level of clustering of points close to the zero mark, with</w:t>
      </w:r>
      <w:r w:rsidR="00D33958">
        <w:rPr>
          <w:rFonts w:eastAsiaTheme="minorEastAsia"/>
        </w:rPr>
        <w:t xml:space="preserve"> only few</w:t>
      </w:r>
      <w:r>
        <w:rPr>
          <w:rFonts w:eastAsiaTheme="minorEastAsia"/>
        </w:rPr>
        <w:t xml:space="preserve"> points straying outside of this band</w:t>
      </w:r>
      <w:r w:rsidR="00363FC8">
        <w:rPr>
          <w:rFonts w:eastAsiaTheme="minorEastAsia"/>
        </w:rPr>
        <w:t xml:space="preserve">. We see that the trendline spikes twice at 2200 and 4500, </w:t>
      </w:r>
      <w:r w:rsidR="00D33958">
        <w:rPr>
          <w:rFonts w:eastAsiaTheme="minorEastAsia"/>
        </w:rPr>
        <w:t>which is likely due to a small cluster of points around these areas.</w:t>
      </w:r>
      <w:r w:rsidR="00363FC8">
        <w:rPr>
          <w:rFonts w:eastAsiaTheme="minorEastAsia"/>
        </w:rPr>
        <w:t xml:space="preserve"> </w:t>
      </w:r>
      <w:r w:rsidR="00D33958">
        <w:rPr>
          <w:rFonts w:eastAsiaTheme="minorEastAsia"/>
        </w:rPr>
        <w:t xml:space="preserve">Overall, </w:t>
      </w:r>
      <w:r w:rsidR="00363FC8">
        <w:rPr>
          <w:rFonts w:eastAsiaTheme="minorEastAsia"/>
        </w:rPr>
        <w:t>we see that the random search technique fares very poorly at producing input differences with a high probabilistic fitness.</w:t>
      </w:r>
      <w:r w:rsidR="00535376">
        <w:rPr>
          <w:rFonts w:eastAsiaTheme="minorEastAsia"/>
        </w:rPr>
        <w:t xml:space="preserve"> </w:t>
      </w:r>
    </w:p>
    <w:p w:rsidR="00535376" w:rsidRPr="00535376" w:rsidRDefault="00535376" w:rsidP="00535376"/>
    <w:p w:rsidR="002D5A3C" w:rsidRDefault="00132D31" w:rsidP="000C7FC9">
      <w:pPr>
        <w:pStyle w:val="paragraph"/>
        <w:keepNext/>
        <w:jc w:val="center"/>
      </w:pPr>
      <w:r>
        <w:rPr>
          <w:noProof/>
        </w:rPr>
        <w:lastRenderedPageBreak/>
        <w:drawing>
          <wp:inline distT="0" distB="0" distL="0" distR="0">
            <wp:extent cx="5346614" cy="5915025"/>
            <wp:effectExtent l="0" t="0" r="6985" b="0"/>
            <wp:docPr id="23" name="Picture 23" descr="F:\520\probabilistic\2018-10-21-145405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520\probabilistic\2018-10-21-145405_958x1061_scr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7799" cy="5938462"/>
                    </a:xfrm>
                    <a:prstGeom prst="rect">
                      <a:avLst/>
                    </a:prstGeom>
                    <a:noFill/>
                    <a:ln>
                      <a:noFill/>
                    </a:ln>
                  </pic:spPr>
                </pic:pic>
              </a:graphicData>
            </a:graphic>
          </wp:inline>
        </w:drawing>
      </w:r>
    </w:p>
    <w:p w:rsidR="00132D31" w:rsidRDefault="002D5A3C" w:rsidP="002D5A3C">
      <w:pPr>
        <w:pStyle w:val="Caption"/>
        <w:jc w:val="both"/>
      </w:pPr>
      <w:bookmarkStart w:id="157" w:name="_Toc528019289"/>
      <w:r>
        <w:t xml:space="preserve">Figure </w:t>
      </w:r>
      <w:r w:rsidR="008025B5">
        <w:fldChar w:fldCharType="begin"/>
      </w:r>
      <w:r w:rsidR="008025B5">
        <w:instrText xml:space="preserve"> SEQ Figure \* ARABIC </w:instrText>
      </w:r>
      <w:r w:rsidR="008025B5">
        <w:fldChar w:fldCharType="separate"/>
      </w:r>
      <w:r w:rsidR="00DC273F">
        <w:rPr>
          <w:noProof/>
        </w:rPr>
        <w:t>15</w:t>
      </w:r>
      <w:r w:rsidR="008025B5">
        <w:rPr>
          <w:noProof/>
        </w:rPr>
        <w:fldChar w:fldCharType="end"/>
      </w:r>
      <w:r>
        <w:t xml:space="preserve"> - Histogram of </w:t>
      </w:r>
      <w:r w:rsidR="000D648C">
        <w:t xml:space="preserve">Unique </w:t>
      </w:r>
      <w:r>
        <w:t xml:space="preserve">Random Search </w:t>
      </w:r>
      <w:r w:rsidR="000D648C">
        <w:t xml:space="preserve">Results with </w:t>
      </w:r>
      <w:r>
        <w:t>Probabilistic Fitness</w:t>
      </w:r>
      <w:bookmarkEnd w:id="157"/>
    </w:p>
    <w:p w:rsidR="00535376" w:rsidRPr="006F5161" w:rsidRDefault="00865D4F" w:rsidP="00535376">
      <w:pPr>
        <w:pStyle w:val="paragraph"/>
        <w:rPr>
          <w:rFonts w:eastAsiaTheme="minorEastAsia"/>
        </w:rPr>
      </w:pPr>
      <w:r>
        <w:rPr>
          <w:rFonts w:eastAsiaTheme="minorEastAsia"/>
        </w:rPr>
        <w:t>In this graph, we see that the probabilistic fitness function is highly underrepresenting the true fitness, as demonstrated by the large swaths of blue. The majority of data points from the probabilistic fitness function lie around the zero mark, which is possibly due to the issues with precision discussed in the earlier chapter. However, the general shape of the two distributions is very similar.</w:t>
      </w:r>
      <w:r w:rsidR="00535376">
        <w:rPr>
          <w:rFonts w:eastAsiaTheme="minorEastAsia"/>
        </w:rPr>
        <w:t xml:space="preserve"> </w:t>
      </w:r>
    </w:p>
    <w:p w:rsidR="00535376" w:rsidRPr="00535376" w:rsidRDefault="00535376" w:rsidP="00535376"/>
    <w:p w:rsidR="002D5A3C" w:rsidRDefault="00132D31" w:rsidP="000C7FC9">
      <w:pPr>
        <w:pStyle w:val="paragraph"/>
        <w:keepNext/>
        <w:jc w:val="center"/>
      </w:pPr>
      <w:r>
        <w:rPr>
          <w:noProof/>
        </w:rPr>
        <w:lastRenderedPageBreak/>
        <w:drawing>
          <wp:inline distT="0" distB="0" distL="0" distR="0">
            <wp:extent cx="5372443" cy="5943600"/>
            <wp:effectExtent l="0" t="0" r="0" b="0"/>
            <wp:docPr id="24" name="Picture 24" descr="F:\520\probabilistic\2018-10-21-145128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520\probabilistic\2018-10-21-145128_958x1061_scr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3071" cy="5955358"/>
                    </a:xfrm>
                    <a:prstGeom prst="rect">
                      <a:avLst/>
                    </a:prstGeom>
                    <a:noFill/>
                    <a:ln>
                      <a:noFill/>
                    </a:ln>
                  </pic:spPr>
                </pic:pic>
              </a:graphicData>
            </a:graphic>
          </wp:inline>
        </w:drawing>
      </w:r>
    </w:p>
    <w:p w:rsidR="00132D31" w:rsidRDefault="002D5A3C" w:rsidP="002D5A3C">
      <w:pPr>
        <w:pStyle w:val="Caption"/>
        <w:jc w:val="both"/>
      </w:pPr>
      <w:bookmarkStart w:id="158" w:name="_Toc528019290"/>
      <w:r>
        <w:t xml:space="preserve">Figure </w:t>
      </w:r>
      <w:r w:rsidR="008025B5">
        <w:fldChar w:fldCharType="begin"/>
      </w:r>
      <w:r w:rsidR="008025B5">
        <w:instrText xml:space="preserve"> SEQ Figure \* ARABIC </w:instrText>
      </w:r>
      <w:r w:rsidR="008025B5">
        <w:fldChar w:fldCharType="separate"/>
      </w:r>
      <w:r w:rsidR="00DC273F">
        <w:rPr>
          <w:noProof/>
        </w:rPr>
        <w:t>16</w:t>
      </w:r>
      <w:r w:rsidR="008025B5">
        <w:rPr>
          <w:noProof/>
        </w:rPr>
        <w:fldChar w:fldCharType="end"/>
      </w:r>
      <w:r>
        <w:t xml:space="preserve"> - Scatterplot of Genetic Algorithm </w:t>
      </w:r>
      <w:r w:rsidR="00E078D9">
        <w:t xml:space="preserve">Results </w:t>
      </w:r>
      <w:r>
        <w:t>with Probabilistic Fitness</w:t>
      </w:r>
      <w:bookmarkEnd w:id="158"/>
    </w:p>
    <w:p w:rsidR="00535376" w:rsidRPr="006F5161" w:rsidRDefault="00CA5577" w:rsidP="00CA5577">
      <w:pPr>
        <w:pStyle w:val="paragraph"/>
        <w:rPr>
          <w:rFonts w:eastAsiaTheme="minorEastAsia"/>
        </w:rPr>
      </w:pPr>
      <w:r>
        <w:rPr>
          <w:rFonts w:eastAsiaTheme="minorEastAsia"/>
        </w:rPr>
        <w:t xml:space="preserve">Similar to the results from the naïve fitness function, we see a very large amount of banding, with a large quantity of data points present at the higher bands such as </w:t>
      </w:r>
      <m:oMath>
        <m:r>
          <w:rPr>
            <w:rFonts w:ascii="Cambria Math" w:eastAsiaTheme="minorEastAsia" w:hAnsi="Cambria Math" w:cs="Linux Libertine"/>
          </w:rPr>
          <m:t>2×</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-7</m:t>
            </m:r>
          </m:sup>
        </m:sSup>
      </m:oMath>
      <w:r>
        <w:rPr>
          <w:rFonts w:eastAsiaTheme="minorEastAsia"/>
        </w:rPr>
        <w:t xml:space="preserve">. Again, we attribute this to the gene pool converging to a local maximum. The increase of the trendline is much more obvious in this test, where the gene pool starts at almost zero, and rapidly increases to close to the population mean. However, the maximum fitness generated by this technique is very low in comparison to the other techniques. </w:t>
      </w:r>
    </w:p>
    <w:p w:rsidR="00535376" w:rsidRPr="00535376" w:rsidRDefault="00535376" w:rsidP="00535376"/>
    <w:p w:rsidR="002D5A3C" w:rsidRDefault="00132D31" w:rsidP="000C7FC9">
      <w:pPr>
        <w:pStyle w:val="paragraph"/>
        <w:keepNext/>
        <w:jc w:val="center"/>
      </w:pPr>
      <w:r>
        <w:rPr>
          <w:noProof/>
        </w:rPr>
        <w:lastRenderedPageBreak/>
        <w:drawing>
          <wp:inline distT="0" distB="0" distL="0" distR="0">
            <wp:extent cx="5398272" cy="5972175"/>
            <wp:effectExtent l="0" t="0" r="0" b="0"/>
            <wp:docPr id="25" name="Picture 25" descr="F:\520\probabilistic\2018-10-21-145604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520\probabilistic\2018-10-21-145604_958x1061_scr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910" cy="6004964"/>
                    </a:xfrm>
                    <a:prstGeom prst="rect">
                      <a:avLst/>
                    </a:prstGeom>
                    <a:noFill/>
                    <a:ln>
                      <a:noFill/>
                    </a:ln>
                  </pic:spPr>
                </pic:pic>
              </a:graphicData>
            </a:graphic>
          </wp:inline>
        </w:drawing>
      </w:r>
    </w:p>
    <w:p w:rsidR="002D5A3C" w:rsidRDefault="002D5A3C" w:rsidP="002D5A3C">
      <w:pPr>
        <w:pStyle w:val="Caption"/>
        <w:jc w:val="both"/>
      </w:pPr>
      <w:bookmarkStart w:id="159" w:name="_Toc528019291"/>
      <w:r>
        <w:t xml:space="preserve">Figure </w:t>
      </w:r>
      <w:r w:rsidR="008025B5">
        <w:fldChar w:fldCharType="begin"/>
      </w:r>
      <w:r w:rsidR="008025B5">
        <w:instrText xml:space="preserve"> SEQ Figure \* ARABIC </w:instrText>
      </w:r>
      <w:r w:rsidR="008025B5">
        <w:fldChar w:fldCharType="separate"/>
      </w:r>
      <w:r w:rsidR="00DC273F">
        <w:rPr>
          <w:noProof/>
        </w:rPr>
        <w:t>17</w:t>
      </w:r>
      <w:r w:rsidR="008025B5">
        <w:rPr>
          <w:noProof/>
        </w:rPr>
        <w:fldChar w:fldCharType="end"/>
      </w:r>
      <w:r>
        <w:t xml:space="preserve"> - Histogram of </w:t>
      </w:r>
      <w:r w:rsidR="00D916E1">
        <w:t xml:space="preserve">Unique </w:t>
      </w:r>
      <w:r>
        <w:t xml:space="preserve">Genetic Algorithm </w:t>
      </w:r>
      <w:r w:rsidR="00D916E1">
        <w:t xml:space="preserve">Results </w:t>
      </w:r>
      <w:r>
        <w:t>with Probabilistic Fitness</w:t>
      </w:r>
      <w:bookmarkEnd w:id="159"/>
    </w:p>
    <w:p w:rsidR="00535376" w:rsidRPr="006F5161" w:rsidRDefault="00363FC8" w:rsidP="00535376">
      <w:pPr>
        <w:pStyle w:val="paragraph"/>
        <w:rPr>
          <w:rFonts w:eastAsiaTheme="minorEastAsia"/>
        </w:rPr>
      </w:pPr>
      <w:r>
        <w:rPr>
          <w:rFonts w:eastAsiaTheme="minorEastAsia"/>
        </w:rPr>
        <w:t xml:space="preserve">Interestingly, we see that the </w:t>
      </w:r>
      <w:r w:rsidR="002A4B10">
        <w:rPr>
          <w:rFonts w:eastAsiaTheme="minorEastAsia"/>
        </w:rPr>
        <w:t>probabilistic</w:t>
      </w:r>
      <w:r>
        <w:rPr>
          <w:rFonts w:eastAsiaTheme="minorEastAsia"/>
        </w:rPr>
        <w:t xml:space="preserve"> fitness function represents the true fitness fairly well in this histogram. There is very little difference between the two plots as indicated by the pure red and blue blocks, in contrast to all other comparisons we have seen thus far.</w:t>
      </w:r>
      <w:r w:rsidR="002A4B10">
        <w:rPr>
          <w:rFonts w:eastAsiaTheme="minorEastAsia"/>
        </w:rPr>
        <w:t xml:space="preserve"> However, this may simply be due to the fact that there are only slightly over 350 distinct data points in this graph, which could cause some bias. </w:t>
      </w:r>
    </w:p>
    <w:p w:rsidR="00535376" w:rsidRPr="00535376" w:rsidRDefault="00535376" w:rsidP="00535376"/>
    <w:p w:rsidR="002D5A3C" w:rsidRDefault="00132D31" w:rsidP="000C7FC9">
      <w:pPr>
        <w:pStyle w:val="paragraph"/>
        <w:keepNext/>
        <w:jc w:val="center"/>
      </w:pPr>
      <w:r>
        <w:rPr>
          <w:noProof/>
        </w:rPr>
        <w:lastRenderedPageBreak/>
        <w:drawing>
          <wp:inline distT="0" distB="0" distL="0" distR="0">
            <wp:extent cx="5355224" cy="5924550"/>
            <wp:effectExtent l="0" t="0" r="0" b="0"/>
            <wp:docPr id="26" name="Picture 26" descr="F:\520\probabilistic\2018-10-21-145158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520\probabilistic\2018-10-21-145158_958x1061_scr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3770" cy="5945068"/>
                    </a:xfrm>
                    <a:prstGeom prst="rect">
                      <a:avLst/>
                    </a:prstGeom>
                    <a:noFill/>
                    <a:ln>
                      <a:noFill/>
                    </a:ln>
                  </pic:spPr>
                </pic:pic>
              </a:graphicData>
            </a:graphic>
          </wp:inline>
        </w:drawing>
      </w:r>
    </w:p>
    <w:p w:rsidR="002D5A3C" w:rsidRDefault="002D5A3C" w:rsidP="002D5A3C">
      <w:pPr>
        <w:pStyle w:val="Caption"/>
        <w:jc w:val="both"/>
      </w:pPr>
      <w:bookmarkStart w:id="160" w:name="_Toc528019292"/>
      <w:r>
        <w:t xml:space="preserve">Figure </w:t>
      </w:r>
      <w:r w:rsidR="008025B5">
        <w:fldChar w:fldCharType="begin"/>
      </w:r>
      <w:r w:rsidR="008025B5">
        <w:instrText xml:space="preserve"> SEQ Figure \* ARABIC </w:instrText>
      </w:r>
      <w:r w:rsidR="008025B5">
        <w:fldChar w:fldCharType="separate"/>
      </w:r>
      <w:r w:rsidR="00DC273F">
        <w:rPr>
          <w:noProof/>
        </w:rPr>
        <w:t>18</w:t>
      </w:r>
      <w:r w:rsidR="008025B5">
        <w:rPr>
          <w:noProof/>
        </w:rPr>
        <w:fldChar w:fldCharType="end"/>
      </w:r>
      <w:r>
        <w:t xml:space="preserve"> - Scatterplot of Hybrid Algorithm Results with Probabilistic Fitness</w:t>
      </w:r>
      <w:bookmarkEnd w:id="160"/>
    </w:p>
    <w:p w:rsidR="00535376" w:rsidRPr="006F5161" w:rsidRDefault="002A4B10" w:rsidP="00535376">
      <w:pPr>
        <w:pStyle w:val="paragraph"/>
        <w:rPr>
          <w:rFonts w:eastAsiaTheme="minorEastAsia"/>
        </w:rPr>
      </w:pPr>
      <w:r>
        <w:rPr>
          <w:rFonts w:eastAsiaTheme="minorEastAsia"/>
        </w:rPr>
        <w:t>L</w:t>
      </w:r>
      <w:r w:rsidR="00363FC8">
        <w:rPr>
          <w:rFonts w:eastAsiaTheme="minorEastAsia"/>
        </w:rPr>
        <w:t xml:space="preserve">ike our previous tests, the hybrid algorithm begins with a fairly poor gene pool, and is able to quickly rise at the 25,000 mark, plateauing at a fitness of over </w:t>
      </w:r>
      <m:oMath>
        <m:r>
          <w:rPr>
            <w:rFonts w:ascii="Cambria Math" w:eastAsiaTheme="minorEastAsia" w:hAnsi="Cambria Math" w:cs="Linux Libertine"/>
          </w:rPr>
          <m:t>1×</m:t>
        </m:r>
        <m:sSup>
          <m:sSupPr>
            <m:ctrlPr>
              <w:rPr>
                <w:rFonts w:ascii="Cambria Math" w:eastAsiaTheme="minorEastAsia" w:hAnsi="Cambria Math" w:cs="Linux Libertine"/>
                <w:i/>
              </w:rPr>
            </m:ctrlPr>
          </m:sSupPr>
          <m:e>
            <m:r>
              <w:rPr>
                <w:rFonts w:ascii="Cambria Math" w:eastAsiaTheme="minorEastAsia" w:hAnsi="Cambria Math" w:cs="Linux Libertine"/>
              </w:rPr>
              <m:t>10</m:t>
            </m:r>
          </m:e>
          <m:sup>
            <m:r>
              <w:rPr>
                <w:rFonts w:ascii="Cambria Math" w:eastAsiaTheme="minorEastAsia" w:hAnsi="Cambria Math" w:cs="Linux Libertine"/>
              </w:rPr>
              <m:t>-6</m:t>
            </m:r>
          </m:sup>
        </m:sSup>
      </m:oMath>
      <w:r w:rsidR="00363FC8">
        <w:rPr>
          <w:rFonts w:eastAsiaTheme="minorEastAsia"/>
        </w:rPr>
        <w:t>, the highest of all we have seen in this round of testing. Much like the genetic algorithm, we see a large amount of banding spread across the graph, indicating stability, however there is still a large amount of randomly generated points occurring.</w:t>
      </w:r>
      <w:r>
        <w:rPr>
          <w:rFonts w:eastAsiaTheme="minorEastAsia"/>
        </w:rPr>
        <w:t xml:space="preserve"> </w:t>
      </w:r>
    </w:p>
    <w:p w:rsidR="00535376" w:rsidRPr="00535376" w:rsidRDefault="00535376" w:rsidP="00535376"/>
    <w:p w:rsidR="002D5A3C" w:rsidRDefault="00132D31" w:rsidP="000C7FC9">
      <w:pPr>
        <w:pStyle w:val="paragraph"/>
        <w:keepNext/>
        <w:jc w:val="center"/>
      </w:pPr>
      <w:r>
        <w:rPr>
          <w:noProof/>
        </w:rPr>
        <w:lastRenderedPageBreak/>
        <w:drawing>
          <wp:inline distT="0" distB="0" distL="0" distR="0">
            <wp:extent cx="5424101" cy="6000750"/>
            <wp:effectExtent l="0" t="0" r="5715" b="0"/>
            <wp:docPr id="27" name="Picture 27" descr="F:\520\probabilistic\2018-10-21-145704_958x1061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520\probabilistic\2018-10-21-145704_958x1061_scr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4689" cy="6012464"/>
                    </a:xfrm>
                    <a:prstGeom prst="rect">
                      <a:avLst/>
                    </a:prstGeom>
                    <a:noFill/>
                    <a:ln>
                      <a:noFill/>
                    </a:ln>
                  </pic:spPr>
                </pic:pic>
              </a:graphicData>
            </a:graphic>
          </wp:inline>
        </w:drawing>
      </w:r>
    </w:p>
    <w:p w:rsidR="00132D31" w:rsidRDefault="002D5A3C" w:rsidP="002D5A3C">
      <w:pPr>
        <w:pStyle w:val="Caption"/>
        <w:jc w:val="both"/>
      </w:pPr>
      <w:bookmarkStart w:id="161" w:name="_Toc528019293"/>
      <w:r>
        <w:t xml:space="preserve">Figure </w:t>
      </w:r>
      <w:r w:rsidR="008025B5">
        <w:fldChar w:fldCharType="begin"/>
      </w:r>
      <w:r w:rsidR="008025B5">
        <w:instrText xml:space="preserve"> SEQ Figure \* ARABIC </w:instrText>
      </w:r>
      <w:r w:rsidR="008025B5">
        <w:fldChar w:fldCharType="separate"/>
      </w:r>
      <w:r w:rsidR="00DC273F">
        <w:rPr>
          <w:noProof/>
        </w:rPr>
        <w:t>19</w:t>
      </w:r>
      <w:r w:rsidR="008025B5">
        <w:rPr>
          <w:noProof/>
        </w:rPr>
        <w:fldChar w:fldCharType="end"/>
      </w:r>
      <w:r>
        <w:t xml:space="preserve"> - Histogram of Hybrid Algorithm </w:t>
      </w:r>
      <w:r w:rsidR="009D0401">
        <w:t xml:space="preserve">Results </w:t>
      </w:r>
      <w:r>
        <w:t>with Probabilistic Fitness</w:t>
      </w:r>
      <w:bookmarkEnd w:id="161"/>
    </w:p>
    <w:p w:rsidR="00573D10" w:rsidRDefault="00363FC8" w:rsidP="00535376">
      <w:pPr>
        <w:pStyle w:val="paragraph"/>
        <w:rPr>
          <w:rFonts w:eastAsiaTheme="minorEastAsia"/>
        </w:rPr>
      </w:pPr>
      <w:r>
        <w:rPr>
          <w:rFonts w:eastAsiaTheme="minorEastAsia"/>
        </w:rPr>
        <w:t xml:space="preserve">Similar to the random search technique, we see that the probabilistic fitness is again underrepresenting the true fitness of the generated input differences, specifically with a bias towards lower </w:t>
      </w:r>
      <w:r w:rsidR="00573D10">
        <w:rPr>
          <w:rFonts w:eastAsiaTheme="minorEastAsia"/>
        </w:rPr>
        <w:t>fitness’, as evidenced by the large swatch of blue at the lower end of the graph. However, the general shape of the distributions is again quite similar, indicating that the probabilistic fitness function may indeed represent the true fitness fairly well.</w:t>
      </w:r>
    </w:p>
    <w:p w:rsidR="00573D10" w:rsidRDefault="00573D10">
      <w:pPr>
        <w:rPr>
          <w:rFonts w:eastAsiaTheme="minorEastAsia"/>
          <w:sz w:val="24"/>
        </w:rPr>
      </w:pPr>
      <w:r>
        <w:rPr>
          <w:rFonts w:eastAsiaTheme="minorEastAsia"/>
        </w:rPr>
        <w:br w:type="page"/>
      </w:r>
    </w:p>
    <w:p w:rsidR="00C13699" w:rsidRPr="00C13699" w:rsidRDefault="00C13699" w:rsidP="00C13699">
      <w:pPr>
        <w:pStyle w:val="Heading3"/>
      </w:pPr>
      <w:bookmarkStart w:id="162" w:name="_Toc528019258"/>
      <w:r>
        <w:lastRenderedPageBreak/>
        <w:t>Evaluation</w:t>
      </w:r>
      <w:bookmarkEnd w:id="162"/>
    </w:p>
    <w:p w:rsidR="00C37644" w:rsidRDefault="00573D10" w:rsidP="004256C9">
      <w:pPr>
        <w:pStyle w:val="paragraph"/>
        <w:rPr>
          <w:rFonts w:ascii="Linux Libertine" w:eastAsiaTheme="minorEastAsia" w:hAnsi="Linux Libertine" w:cs="Linux Libertine"/>
        </w:rPr>
      </w:pPr>
      <w:r>
        <w:rPr>
          <w:rFonts w:ascii="Linux Libertine" w:eastAsiaTheme="minorEastAsia" w:hAnsi="Linux Libertine" w:cs="Linux Libertine"/>
        </w:rPr>
        <w:t>We believe that the probabilistic fitness function does represent the true fitness fairly well, although there are some issues with underrepresentation present. We believe that this issue is caused by floating point imprecision, as many trails may hold with probabilities as small as</w:t>
      </w:r>
      <w:r w:rsidRPr="00573D10">
        <w:rPr>
          <w:rFonts w:ascii="Cambria Math" w:eastAsiaTheme="minorEastAsia" w:hAnsi="Cambria Math" w:cs="Linux Libertine"/>
        </w:rPr>
        <w:t xml:space="preserve">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-50</m:t>
            </m:r>
          </m:sup>
        </m:sSup>
      </m:oMath>
      <w:r>
        <w:rPr>
          <w:rFonts w:ascii="Cambria Math" w:eastAsiaTheme="minorEastAsia" w:hAnsi="Cambria Math" w:cs="Linux Libertine"/>
        </w:rPr>
        <w:t xml:space="preserve">. </w:t>
      </w:r>
      <w:r w:rsidRPr="00573D10">
        <w:rPr>
          <w:rFonts w:eastAsiaTheme="minorEastAsia" w:cstheme="minorHAnsi"/>
        </w:rPr>
        <w:t>If the probability</w:t>
      </w:r>
      <w:r>
        <w:rPr>
          <w:rFonts w:eastAsiaTheme="minorEastAsia" w:cstheme="minorHAnsi"/>
        </w:rPr>
        <w:t xml:space="preserve"> of a trail is sufficiently small, then it will simply be rounded to zero </w:t>
      </w:r>
      <w:r w:rsidR="00957F1A">
        <w:rPr>
          <w:rFonts w:eastAsiaTheme="minorEastAsia" w:cstheme="minorHAnsi"/>
        </w:rPr>
        <w:t xml:space="preserve">by the hardware </w:t>
      </w:r>
      <w:r>
        <w:rPr>
          <w:rFonts w:eastAsiaTheme="minorEastAsia" w:cstheme="minorHAnsi"/>
        </w:rPr>
        <w:t>and will not actually contribute anything to the overall fitness, which is not desirable behaviour.</w:t>
      </w:r>
      <w:r w:rsidRPr="00573D10">
        <w:rPr>
          <w:rFonts w:eastAsiaTheme="minorEastAsia" w:cstheme="minorHAnsi"/>
        </w:rPr>
        <w:t xml:space="preserve"> </w:t>
      </w:r>
      <w:r w:rsidR="00957F1A">
        <w:rPr>
          <w:rFonts w:eastAsiaTheme="minorEastAsia" w:cstheme="minorHAnsi"/>
        </w:rPr>
        <w:t>However, the since the general shape of the distributions is very similar, we believe that it does indeed represent the true fitness well, even with this discrepancy.</w:t>
      </w:r>
      <w:r w:rsidR="00363FC8">
        <w:rPr>
          <w:rFonts w:ascii="Linux Libertine" w:eastAsiaTheme="minorEastAsia" w:hAnsi="Linux Libertine" w:cs="Linux Libertine"/>
        </w:rPr>
        <w:t xml:space="preserve"> </w:t>
      </w:r>
    </w:p>
    <w:p w:rsidR="00EF5B62" w:rsidRDefault="00805B91" w:rsidP="00EF5B62">
      <w:pPr>
        <w:pStyle w:val="Heading2"/>
      </w:pPr>
      <w:bookmarkStart w:id="163" w:name="_Toc528019259"/>
      <w:r>
        <w:t>Summary</w:t>
      </w:r>
      <w:bookmarkEnd w:id="163"/>
    </w:p>
    <w:p w:rsidR="00B87F2F" w:rsidRDefault="00805B91" w:rsidP="00B87F2F">
      <w:pPr>
        <w:pStyle w:val="paragraph"/>
      </w:pPr>
      <w:r>
        <w:t xml:space="preserve">From our testing, we have derived several important results. Firstly, we have shown that the naïve fitness function does not adequately represent the true fitness function, due to it grossly overrepresenting the true fitness of an input difference.  </w:t>
      </w:r>
      <w:r w:rsidR="006C1FF5">
        <w:t xml:space="preserve">The only benefit to using this fitness function is the low overhead it imposes, </w:t>
      </w:r>
      <w:r w:rsidR="006559FC">
        <w:t xml:space="preserve">as it is simply the ratio of zero trails to all trails in the propagation tree. </w:t>
      </w:r>
      <w:r w:rsidR="00A10C0B">
        <w:t xml:space="preserve">Furthermore, since it selects for the wrong property, it causes the genetic and hybrid algorithms to select for the wrong input differences, which in turn decreases their ability to produce collisions. </w:t>
      </w:r>
    </w:p>
    <w:p w:rsidR="006559FC" w:rsidRDefault="006559FC" w:rsidP="00B87F2F">
      <w:pPr>
        <w:pStyle w:val="paragraph"/>
        <w:rPr>
          <w:rFonts w:eastAsiaTheme="minorEastAsia"/>
        </w:rPr>
      </w:pPr>
      <w:r>
        <w:t xml:space="preserve">The probabilistic fitness function represents the true fitness fairly well, but unfortunately underrepresents it in most cases. We believe that this may be caused by floating point errors, since many of the values used will be of the order </w:t>
      </w:r>
      <m:oMath>
        <m:sSup>
          <m:sSupPr>
            <m:ctrlPr>
              <w:rPr>
                <w:rFonts w:ascii="Cambria Math" w:hAnsi="Cambria Math" w:cs="Linux Libertine"/>
                <w:i/>
              </w:rPr>
            </m:ctrlPr>
          </m:sSupPr>
          <m:e>
            <m:r>
              <w:rPr>
                <w:rFonts w:ascii="Cambria Math" w:hAnsi="Cambria Math" w:cs="Linux Libertine"/>
              </w:rPr>
              <m:t>2</m:t>
            </m:r>
          </m:e>
          <m:sup>
            <m:r>
              <w:rPr>
                <w:rFonts w:ascii="Cambria Math" w:hAnsi="Cambria Math" w:cs="Linux Libertine"/>
              </w:rPr>
              <m:t>-50</m:t>
            </m:r>
          </m:sup>
        </m:sSup>
      </m:oMath>
      <w:r w:rsidR="00A10C0B">
        <w:rPr>
          <w:rFonts w:eastAsiaTheme="minorEastAsia"/>
        </w:rPr>
        <w:t>. Since the smallest non</w:t>
      </w:r>
      <w:r w:rsidR="00A10C0B">
        <w:rPr>
          <w:rFonts w:eastAsiaTheme="minorEastAsia"/>
        </w:rPr>
        <w:noBreakHyphen/>
        <w:t>zero double</w:t>
      </w:r>
      <w:r w:rsidR="00A10C0B">
        <w:rPr>
          <w:rFonts w:eastAsiaTheme="minorEastAsia"/>
        </w:rPr>
        <w:noBreakHyphen/>
        <w:t xml:space="preserve">precision value is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-52</m:t>
            </m:r>
          </m:sup>
        </m:sSup>
      </m:oMath>
      <w:r w:rsidR="00A10C0B">
        <w:rPr>
          <w:rFonts w:eastAsiaTheme="minorEastAsia"/>
        </w:rPr>
        <w:t xml:space="preserve">, and number smaller than this will simply be rounded to zero. As such, if we have many trails in our propagation tree with probabilities smaller than this minimum value, they will not contribute anything to the overall fitness, which is not desirable behaviour. This in turn leads to the underrepresentation problem. Overall, the probabilistic fitness function shares the same type of distribution as the true fitness function, even with its underrepresentation. </w:t>
      </w:r>
    </w:p>
    <w:p w:rsidR="006559FC" w:rsidRDefault="00A10C0B" w:rsidP="00B87F2F">
      <w:pPr>
        <w:pStyle w:val="paragraph"/>
      </w:pPr>
      <w:r>
        <w:t>With respect to the probabilistic fitness function, t</w:t>
      </w:r>
      <w:r w:rsidR="006559FC">
        <w:t xml:space="preserve">he random search technique was very poor at producing good input differences, but was able to consistently produce several thousand unique values over a </w:t>
      </w:r>
      <w:r w:rsidR="003B728E">
        <w:t>24-hour</w:t>
      </w:r>
      <w:r w:rsidR="006559FC">
        <w:t xml:space="preserve"> period. The spread of these values was very high, with most of the values tending to very low </w:t>
      </w:r>
      <w:r>
        <w:t>fitness’</w:t>
      </w:r>
      <w:r w:rsidR="006559FC">
        <w:t xml:space="preserve">. However, with respect to the true fitness, many performed </w:t>
      </w:r>
      <w:r>
        <w:t xml:space="preserve">very </w:t>
      </w:r>
      <w:r w:rsidR="006559FC">
        <w:t>well</w:t>
      </w:r>
      <w:r>
        <w:t>, being able to produce nearly 20 collisions over a 10 second period</w:t>
      </w:r>
      <w:r w:rsidR="006559FC">
        <w:t xml:space="preserve">. </w:t>
      </w:r>
      <w:r>
        <w:t>T</w:t>
      </w:r>
      <w:r w:rsidR="006559FC">
        <w:t>he genetic algorithm was decidedly better</w:t>
      </w:r>
      <w:r>
        <w:t xml:space="preserve"> however</w:t>
      </w:r>
      <w:r w:rsidR="006559FC">
        <w:t xml:space="preserve">, with the highest average true fitness of </w:t>
      </w:r>
      <w:r w:rsidR="006559FC">
        <w:lastRenderedPageBreak/>
        <w:t xml:space="preserve">all techniques, and the lowest variation. Unfortunately, the hybrid algorithm underperformed severely, being beaten by pure random search, indicating that it is not particularly suited to this problem. </w:t>
      </w:r>
    </w:p>
    <w:p w:rsidR="00A10C0B" w:rsidRDefault="00A10C0B" w:rsidP="00B87F2F">
      <w:pPr>
        <w:pStyle w:val="paragraph"/>
      </w:pPr>
      <w:r>
        <w:t xml:space="preserve">Overall, we believe that these results indicate that optimization algorithms can indeed be applied in the search for input differences for differential cryptanalysis, with the most appropriate technique being a pure genetic algorithm, and fitness function being the probabilistic fitness function. However, there are issues present in both of these which impact their overall performance, and mitigations will be addressed in our discussion. </w:t>
      </w:r>
    </w:p>
    <w:p w:rsidR="00EF5B62" w:rsidRDefault="00EF5B62" w:rsidP="00CC295F"/>
    <w:p w:rsidR="00CC295F" w:rsidRDefault="00CC295F" w:rsidP="00CC295F">
      <w:pPr>
        <w:pStyle w:val="Heading1"/>
      </w:pPr>
      <w:bookmarkStart w:id="164" w:name="_Toc528019260"/>
      <w:r>
        <w:lastRenderedPageBreak/>
        <w:t>Discussion</w:t>
      </w:r>
      <w:bookmarkEnd w:id="164"/>
    </w:p>
    <w:p w:rsidR="00274797" w:rsidRPr="00274797" w:rsidRDefault="005C7B2B" w:rsidP="00274797">
      <w:pPr>
        <w:pStyle w:val="paragraph"/>
      </w:pPr>
      <w:r>
        <w:t>As demonstrated in our testing, we have given a possible fitness function which approximates the tru</w:t>
      </w:r>
      <w:r w:rsidR="00037B55">
        <w:t>e fitness of an input difference</w:t>
      </w:r>
      <w:r>
        <w:rPr>
          <w:rFonts w:eastAsiaTheme="minorEastAsia"/>
        </w:rPr>
        <w:t xml:space="preserve">. With this, it is possible to apply optimization algorithms to help generate and improve such values, which in turn helps answer the question of, how does one choose a good input difference? </w:t>
      </w:r>
      <w:r w:rsidR="00274797">
        <w:t>In this section</w:t>
      </w:r>
      <w:r w:rsidR="001A5C99">
        <w:t>,</w:t>
      </w:r>
      <w:r w:rsidR="00274797">
        <w:t xml:space="preserve"> we discuss our results, </w:t>
      </w:r>
      <w:r>
        <w:t xml:space="preserve">their relation to current research, and their overall impact on the field. </w:t>
      </w:r>
    </w:p>
    <w:p w:rsidR="000943D2" w:rsidRDefault="000943D2" w:rsidP="000943D2">
      <w:pPr>
        <w:pStyle w:val="Heading2"/>
      </w:pPr>
      <w:bookmarkStart w:id="165" w:name="_Toc528019261"/>
      <w:r>
        <w:t>Current State of</w:t>
      </w:r>
      <w:r w:rsidR="00E154B2">
        <w:t xml:space="preserve"> Differential</w:t>
      </w:r>
      <w:r>
        <w:t xml:space="preserve"> Cryptanalysis</w:t>
      </w:r>
      <w:bookmarkEnd w:id="165"/>
    </w:p>
    <w:p w:rsidR="000A578B" w:rsidRPr="00235942" w:rsidRDefault="000A578B" w:rsidP="000A578B">
      <w:pPr>
        <w:pStyle w:val="paragraph"/>
        <w:rPr>
          <w:rFonts w:ascii="Cambria Math" w:hAnsi="Cambria Math"/>
        </w:rPr>
      </w:pPr>
      <w:r>
        <w:t xml:space="preserve">The field of differential cryptanalysis is quite mature; it has been used by experts in the field </w:t>
      </w:r>
      <w:r w:rsidR="007A6615">
        <w:t>publicly</w:t>
      </w:r>
      <w:r>
        <w:t xml:space="preserve"> for almost 30 years, and has been known about </w:t>
      </w:r>
      <w:r w:rsidR="0013122D">
        <w:t>privately for almost 45 years.</w:t>
      </w:r>
      <w:r w:rsidR="00235942">
        <w:t xml:space="preserve"> It has been used successfully in the cryptanalysis of many cryptographic components, most notably the DES and FEAL cipher, as well as MD5 and SHA</w:t>
      </w:r>
      <w:r w:rsidR="00235942">
        <w:noBreakHyphen/>
        <w:t>1. It has been shown time and time again that it is a very powerful framework, and when used efficiently, can readily break many different primitives.</w:t>
      </w:r>
      <w:r w:rsidR="0013122D">
        <w:t xml:space="preserve"> </w:t>
      </w:r>
      <w:r w:rsidR="00235942">
        <w:t xml:space="preserve">However, the public literature on this field is skewed heavily towards those already in the field. Of all the literature considered for this project, none of it was suitable to a beginner cryptanalyst, a problem we intend to solve with this project. Furthermore, in most literature considered, no explanation to how the input difference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sidR="00235942">
        <w:rPr>
          <w:rFonts w:eastAsiaTheme="minorEastAsia"/>
        </w:rPr>
        <w:t xml:space="preserve"> was found, which </w:t>
      </w:r>
      <w:r w:rsidR="00A0748B">
        <w:rPr>
          <w:rFonts w:eastAsiaTheme="minorEastAsia"/>
        </w:rPr>
        <w:t xml:space="preserve">impacts negatively on the field, as it makes research more difficult to replicate, and means that other cryptanalysts cannot learn from the processes of others. </w:t>
      </w:r>
    </w:p>
    <w:p w:rsidR="00202A57" w:rsidRDefault="000943D2" w:rsidP="000943D2">
      <w:pPr>
        <w:pStyle w:val="Heading2"/>
      </w:pPr>
      <w:bookmarkStart w:id="166" w:name="_Toc528019262"/>
      <w:r>
        <w:t>Applications of our Work</w:t>
      </w:r>
      <w:bookmarkEnd w:id="166"/>
    </w:p>
    <w:p w:rsidR="00274797" w:rsidRDefault="009C7CA3" w:rsidP="00274797">
      <w:pPr>
        <w:pStyle w:val="paragraph"/>
      </w:pPr>
      <w:r>
        <w:t xml:space="preserve">We believe that our work has made a significant contribution to the field of hash function cryptanalysis. As outlined in our background, the literature on this field is very sparse, with the only public source </w:t>
      </w:r>
      <w:r w:rsidR="00FF23B0">
        <w:t xml:space="preserve">of literature </w:t>
      </w:r>
      <w:r>
        <w:t xml:space="preserve">effectively being </w:t>
      </w:r>
      <w:r w:rsidR="003B728E">
        <w:t>master’s</w:t>
      </w:r>
      <w:r>
        <w:t xml:space="preserve"> and PhD theses and conference proceedings. </w:t>
      </w:r>
      <w:r w:rsidR="00E2210D">
        <w:t xml:space="preserve">Since this report covers several key components of differential cryptanalysis in great detail, including their purpose, example implementations, and conditions, we believe that this report may serve as a suitable introductory text to the field of differential cryptanalysis. </w:t>
      </w:r>
      <w:r w:rsidR="00E154B2">
        <w:t xml:space="preserve">This in turn helps to bridge the gap in literature discussed earlier. </w:t>
      </w:r>
    </w:p>
    <w:p w:rsidR="00190BE9" w:rsidRPr="00636E62" w:rsidRDefault="00190BE9" w:rsidP="00274797">
      <w:pPr>
        <w:pStyle w:val="paragraph"/>
        <w:rPr>
          <w:rFonts w:eastAsiaTheme="minorEastAsia"/>
        </w:rPr>
      </w:pPr>
      <w:r>
        <w:t xml:space="preserve">Furthermore, we </w:t>
      </w:r>
      <w:r w:rsidR="00FF23B0">
        <w:t>believe</w:t>
      </w:r>
      <w:r>
        <w:t xml:space="preserve"> that this project has highlighted a potential area of research within the field of differential cryptanalysis, which is computational methods for searching for choices of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Pr>
          <w:rFonts w:eastAsiaTheme="minorEastAsia"/>
        </w:rPr>
        <w:t xml:space="preserve">. As discussed earlier, due to the lack of appropriate literature, it is not </w:t>
      </w:r>
      <w:r>
        <w:rPr>
          <w:rFonts w:eastAsiaTheme="minorEastAsia"/>
        </w:rPr>
        <w:lastRenderedPageBreak/>
        <w:t xml:space="preserve">apparent what techniques should be applied to find suitable choices for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xml:space="preserve">, and in many cases is assumed to be found by hand, meticulously, by teams of researchers. </w:t>
      </w:r>
      <w:r w:rsidR="00636E62">
        <w:rPr>
          <w:rFonts w:eastAsiaTheme="minorEastAsia"/>
        </w:rPr>
        <w:t>As such, this project offers a novel method to derive this value, and furthermore opens several new areas of research within the field, such as effective conditions, memoization techniques, and different optimization techniques. We also believe that the techniques highlighted in this report may be used in tandem with existing techniques to help make searching for such a value easier, and help in breaking cryptographic hash functions like SHA</w:t>
      </w:r>
      <w:r w:rsidR="00636E62">
        <w:rPr>
          <w:rFonts w:eastAsiaTheme="minorEastAsia"/>
        </w:rPr>
        <w:noBreakHyphen/>
        <w:t xml:space="preserve">2. </w:t>
      </w:r>
    </w:p>
    <w:p w:rsidR="00055FB3" w:rsidRDefault="00055FB3" w:rsidP="00055FB3">
      <w:pPr>
        <w:pStyle w:val="Heading2"/>
      </w:pPr>
      <w:bookmarkStart w:id="167" w:name="_Toc528019263"/>
      <w:r>
        <w:t>Limitations</w:t>
      </w:r>
      <w:bookmarkEnd w:id="167"/>
    </w:p>
    <w:p w:rsidR="0013122D" w:rsidRDefault="00F679BE" w:rsidP="0013122D">
      <w:pPr>
        <w:pStyle w:val="paragraph"/>
      </w:pPr>
      <w:r>
        <w:t>While the techniques discussed in this report may be readily extended to most cryptographic hash function, t</w:t>
      </w:r>
      <w:r w:rsidR="0013122D">
        <w:t>here are several important limitations to our project</w:t>
      </w:r>
      <w:r w:rsidR="00274797">
        <w:t xml:space="preserve"> which impact the application to more complex functions</w:t>
      </w:r>
      <w:r w:rsidR="0013122D">
        <w:t>.</w:t>
      </w:r>
    </w:p>
    <w:p w:rsidR="00557804" w:rsidRDefault="0013122D" w:rsidP="00845775">
      <w:pPr>
        <w:pStyle w:val="Heading3"/>
      </w:pPr>
      <w:bookmarkStart w:id="168" w:name="_Toc528019264"/>
      <w:r>
        <w:t>Propagation Tree Size</w:t>
      </w:r>
      <w:bookmarkEnd w:id="168"/>
    </w:p>
    <w:p w:rsidR="00274797" w:rsidRDefault="00274797" w:rsidP="00557804">
      <w:pPr>
        <w:pStyle w:val="paragraph"/>
        <w:rPr>
          <w:rFonts w:eastAsiaTheme="minorEastAsia" w:cstheme="minorHAnsi"/>
        </w:rPr>
      </w:pPr>
      <w:r>
        <w:t>Many of the choices we made in our design were with the intention of decreasing the complexity of the propagation tree at each step. For example, we selected only those input differences which had at least 2/8 message differences being precisely zero, and furthermore left an entire section of the input difference as zero. Without such optimizations, the size of the propagation tree would increase, causing an exponential increase in the amount of time spent trying to propagate a value. In the worst possible case, given a threshold probability of</w:t>
      </w:r>
      <w:r w:rsidRPr="00274797">
        <w:rPr>
          <w:rFonts w:ascii="Cambria Math" w:hAnsi="Cambria Math"/>
        </w:rPr>
        <w:t xml:space="preserve"> </w:t>
      </w:r>
      <m:oMath>
        <m:sSup>
          <m:sSupPr>
            <m:ctrlPr>
              <w:rPr>
                <w:rFonts w:ascii="Cambria Math" w:hAnsi="Cambria Math" w:cs="Linux Libertine"/>
                <w:i/>
              </w:rPr>
            </m:ctrlPr>
          </m:sSupPr>
          <m:e>
            <m:r>
              <w:rPr>
                <w:rFonts w:ascii="Cambria Math" w:hAnsi="Cambria Math" w:cs="Linux Libertine"/>
              </w:rPr>
              <m:t>2</m:t>
            </m:r>
          </m:e>
          <m:sup>
            <m:r>
              <w:rPr>
                <w:rFonts w:ascii="Cambria Math" w:hAnsi="Cambria Math" w:cs="Linux Libertine"/>
              </w:rPr>
              <m:t>-n</m:t>
            </m:r>
          </m:sup>
        </m:sSup>
      </m:oMath>
      <w:r w:rsidRPr="00274797">
        <w:rPr>
          <w:rFonts w:eastAsiaTheme="minorEastAsia" w:cstheme="minorHAnsi"/>
        </w:rPr>
        <w:t>, we would have at most</w:t>
      </w:r>
      <w:r>
        <w:rPr>
          <w:rFonts w:ascii="Cambria Math" w:eastAsiaTheme="minorEastAsia" w:hAnsi="Cambria Math"/>
        </w:rPr>
        <w:t xml:space="preserve"> </w:t>
      </w:r>
      <m:oMath>
        <m:sSup>
          <m:sSupPr>
            <m:ctrlPr>
              <w:rPr>
                <w:rFonts w:ascii="Cambria Math" w:hAnsi="Cambria Math" w:cs="Linux Libertine"/>
                <w:i/>
              </w:rPr>
            </m:ctrlPr>
          </m:sSupPr>
          <m:e>
            <m:r>
              <w:rPr>
                <w:rFonts w:ascii="Cambria Math" w:hAnsi="Cambria Math" w:cs="Linux Libertine"/>
              </w:rPr>
              <m:t>2</m:t>
            </m:r>
          </m:e>
          <m:sup>
            <m:r>
              <w:rPr>
                <w:rFonts w:ascii="Cambria Math" w:hAnsi="Cambria Math" w:cs="Linux Libertine"/>
              </w:rPr>
              <m:t>n</m:t>
            </m:r>
          </m:sup>
        </m:sSup>
      </m:oMath>
      <w:r>
        <w:rPr>
          <w:rFonts w:ascii="Cambria Math" w:eastAsiaTheme="minorEastAsia" w:hAnsi="Cambria Math"/>
        </w:rPr>
        <w:t xml:space="preserve"> </w:t>
      </w:r>
      <w:r>
        <w:rPr>
          <w:rFonts w:eastAsiaTheme="minorEastAsia" w:cstheme="minorHAnsi"/>
        </w:rPr>
        <w:t>branches to check. In MAW32, there are 7 non</w:t>
      </w:r>
      <w:r>
        <w:rPr>
          <w:rFonts w:eastAsiaTheme="minorEastAsia" w:cstheme="minorHAnsi"/>
        </w:rPr>
        <w:noBreakHyphen/>
        <w:t>linear operations</w:t>
      </w:r>
      <w:r w:rsidR="00CC20F2">
        <w:rPr>
          <w:rFonts w:eastAsiaTheme="minorEastAsia" w:cstheme="minorHAnsi"/>
        </w:rPr>
        <w:t xml:space="preserve"> in each round</w:t>
      </w:r>
      <w:r>
        <w:rPr>
          <w:rFonts w:eastAsiaTheme="minorEastAsia" w:cstheme="minorHAnsi"/>
        </w:rPr>
        <w:t xml:space="preserve">, meaning that for each round there will be </w:t>
      </w:r>
      <m:oMath>
        <m:sSup>
          <m:sSupPr>
            <m:ctrlPr>
              <w:rPr>
                <w:rFonts w:ascii="Cambria Math" w:hAnsi="Cambria Math" w:cs="Linux Libertine"/>
                <w:i/>
              </w:rPr>
            </m:ctrlPr>
          </m:sSupPr>
          <m:e>
            <m:r>
              <w:rPr>
                <w:rFonts w:ascii="Cambria Math" w:hAnsi="Cambria Math" w:cs="Linux Libertine"/>
              </w:rPr>
              <m:t>2</m:t>
            </m:r>
          </m:e>
          <m:sup>
            <m:r>
              <w:rPr>
                <w:rFonts w:ascii="Cambria Math" w:hAnsi="Cambria Math" w:cs="Linux Libertine"/>
              </w:rPr>
              <m:t>7n</m:t>
            </m:r>
          </m:sup>
        </m:sSup>
      </m:oMath>
      <w:r>
        <w:rPr>
          <w:rFonts w:eastAsiaTheme="minorEastAsia" w:cstheme="minorHAnsi"/>
        </w:rPr>
        <w:t xml:space="preserve"> branches to be considered in total.</w:t>
      </w:r>
    </w:p>
    <w:p w:rsidR="00274797" w:rsidRPr="00274797" w:rsidRDefault="00274797" w:rsidP="00557804">
      <w:pPr>
        <w:pStyle w:val="paragraph"/>
        <w:rPr>
          <w:rFonts w:eastAsiaTheme="minorEastAsia" w:cstheme="minorHAnsi"/>
        </w:rPr>
      </w:pPr>
      <w:r>
        <w:rPr>
          <w:rFonts w:eastAsiaTheme="minorEastAsia" w:cstheme="minorHAnsi"/>
        </w:rPr>
        <w:t xml:space="preserve">There are many possibilities for solving this issue however. One such solution is the notion of sufficient conditions and contradiction searching. This involves computing a set of necessary conditions which can increase the probability of a particular branch, typically by placing some amount of restriction on what the input may look like. Furthermore, such conditions may eliminate entire branches, providing a substantial reduction to the overall </w:t>
      </w:r>
      <w:r w:rsidR="00E32EFA">
        <w:rPr>
          <w:rFonts w:eastAsiaTheme="minorEastAsia" w:cstheme="minorHAnsi"/>
        </w:rPr>
        <w:t>size</w:t>
      </w:r>
      <w:r>
        <w:rPr>
          <w:rFonts w:eastAsiaTheme="minorEastAsia" w:cstheme="minorHAnsi"/>
        </w:rPr>
        <w:t xml:space="preserve"> of the propagation tree. This was not considered for this project however, due to the lack of public knowledge and difficulty of implementation. Another potential solution is to use conditional probabilities for each branch. This notion is similar to that of searching for necessary conditions. In this report, we have assumed that the probability of a particular branch being taken is independent of another branch before it, however this almost never the case. As such, being in one part of the propagation tree may drastically change the </w:t>
      </w:r>
      <w:r>
        <w:rPr>
          <w:rFonts w:eastAsiaTheme="minorEastAsia" w:cstheme="minorHAnsi"/>
        </w:rPr>
        <w:lastRenderedPageBreak/>
        <w:t xml:space="preserve">probability of another branch being taken. As before, this was not considered for this project, due to the overall complexity and </w:t>
      </w:r>
      <w:r w:rsidR="00CC20F2">
        <w:rPr>
          <w:rFonts w:eastAsiaTheme="minorEastAsia" w:cstheme="minorHAnsi"/>
        </w:rPr>
        <w:t>memory requirements</w:t>
      </w:r>
      <w:r>
        <w:rPr>
          <w:rFonts w:eastAsiaTheme="minorEastAsia" w:cstheme="minorHAnsi"/>
        </w:rPr>
        <w:t xml:space="preserve"> of such a system.</w:t>
      </w:r>
    </w:p>
    <w:p w:rsidR="0013122D" w:rsidRDefault="0013122D" w:rsidP="00845775">
      <w:pPr>
        <w:pStyle w:val="Heading3"/>
      </w:pPr>
      <w:bookmarkStart w:id="169" w:name="_Toc528019265"/>
      <w:r>
        <w:t>Effective Memoization</w:t>
      </w:r>
      <w:bookmarkEnd w:id="169"/>
    </w:p>
    <w:p w:rsidR="00A62540" w:rsidRDefault="00274797" w:rsidP="00727BBF">
      <w:pPr>
        <w:pStyle w:val="paragraph"/>
        <w:rPr>
          <w:rFonts w:eastAsiaTheme="minorEastAsia"/>
        </w:rPr>
      </w:pPr>
      <w:r>
        <w:t>Due to the amount of time it takes to propagate an input difference through a non</w:t>
      </w:r>
      <w:r>
        <w:noBreakHyphen/>
        <w:t>linear component, a</w:t>
      </w:r>
      <w:r w:rsidR="00727BBF">
        <w:t xml:space="preserve">n early optimization we made was to memorize the results of propagations, which </w:t>
      </w:r>
      <w:r>
        <w:t xml:space="preserve">effectively </w:t>
      </w:r>
      <w:r w:rsidR="00727BBF">
        <w:t xml:space="preserve">allowed us to reduce the problem of propagation to </w:t>
      </w:r>
      <w:r w:rsidR="00F11811">
        <w:t>a table lookup</w:t>
      </w:r>
      <w:r w:rsidR="00727BBF">
        <w:t>.</w:t>
      </w:r>
      <w:r w:rsidR="00F11811">
        <w:t xml:space="preserve"> </w:t>
      </w:r>
      <w:r w:rsidR="001E0BBB">
        <w:t>In MAW32, this was quite feasible. For the key mix and addition operations, there are only</w:t>
      </w:r>
      <w:r w:rsidR="001E0BBB">
        <w:rPr>
          <w:rFonts w:eastAsiaTheme="minorEastAsia"/>
        </w:rPr>
        <w:t xml:space="preserve"> </w:t>
      </w:r>
      <m:oMath>
        <m:sSup>
          <m:sSupPr>
            <m:ctrlPr>
              <w:rPr>
                <w:rFonts w:ascii="Cambria Math" w:hAnsi="Cambria Math" w:cs="Linux Libertine"/>
                <w:i/>
              </w:rPr>
            </m:ctrlPr>
          </m:sSupPr>
          <m:e>
            <m:r>
              <w:rPr>
                <w:rFonts w:ascii="Cambria Math" w:hAnsi="Cambria Math" w:cs="Linux Libertine"/>
              </w:rPr>
              <m:t>2</m:t>
            </m:r>
          </m:e>
          <m:sup>
            <m:r>
              <w:rPr>
                <w:rFonts w:ascii="Cambria Math" w:hAnsi="Cambria Math" w:cs="Linux Libertine"/>
              </w:rPr>
              <m:t>8</m:t>
            </m:r>
          </m:sup>
        </m:sSup>
      </m:oMath>
      <w:r w:rsidR="001E0BBB">
        <w:rPr>
          <w:rFonts w:eastAsiaTheme="minorEastAsia"/>
        </w:rPr>
        <w:t xml:space="preserve"> and</w:t>
      </w:r>
      <w:r w:rsidR="001E0BBB">
        <w:t xml:space="preserve"> </w:t>
      </w:r>
      <m:oMath>
        <m:sSup>
          <m:sSupPr>
            <m:ctrlPr>
              <w:rPr>
                <w:rFonts w:ascii="Cambria Math" w:hAnsi="Cambria Math" w:cs="Linux Libertine"/>
                <w:i/>
              </w:rPr>
            </m:ctrlPr>
          </m:sSupPr>
          <m:e>
            <m:r>
              <w:rPr>
                <w:rFonts w:ascii="Cambria Math" w:hAnsi="Cambria Math" w:cs="Linux Libertine"/>
              </w:rPr>
              <m:t>2</m:t>
            </m:r>
          </m:e>
          <m:sup>
            <m:r>
              <w:rPr>
                <w:rFonts w:ascii="Cambria Math" w:hAnsi="Cambria Math" w:cs="Linux Libertine"/>
              </w:rPr>
              <m:t>16</m:t>
            </m:r>
          </m:sup>
        </m:sSup>
      </m:oMath>
      <w:r w:rsidR="001E0BBB">
        <w:rPr>
          <w:rFonts w:eastAsiaTheme="minorEastAsia"/>
        </w:rPr>
        <w:t xml:space="preserve"> possible inputs respectively. To propagate all possible input differences would require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16</m:t>
            </m:r>
          </m:sup>
        </m:sSup>
      </m:oMath>
      <w:r w:rsidR="001E0BBB">
        <w:rPr>
          <w:rFonts w:eastAsiaTheme="minorEastAsia"/>
        </w:rPr>
        <w:t xml:space="preserve"> and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32</m:t>
            </m:r>
          </m:sup>
        </m:sSup>
      </m:oMath>
      <w:r w:rsidR="001E0BBB">
        <w:rPr>
          <w:rFonts w:eastAsiaTheme="minorEastAsia"/>
        </w:rPr>
        <w:t xml:space="preserve"> operations in total, which is entirely feasible. For the </w:t>
      </w:r>
      <m:oMath>
        <m:r>
          <w:rPr>
            <w:rFonts w:ascii="Cambria Math" w:eastAsiaTheme="minorEastAsia" w:hAnsi="Cambria Math" w:cs="Linux Libertine"/>
          </w:rPr>
          <m:t>Maj</m:t>
        </m:r>
      </m:oMath>
      <w:r w:rsidR="001E0BBB">
        <w:rPr>
          <w:rFonts w:eastAsiaTheme="minorEastAsia"/>
        </w:rPr>
        <w:t xml:space="preserve"> component however, this was not possible. </w:t>
      </w:r>
      <w:r w:rsidR="00A62540">
        <w:rPr>
          <w:rFonts w:eastAsiaTheme="minorEastAsia"/>
        </w:rPr>
        <w:t xml:space="preserve">In this component, there are </w:t>
      </w:r>
      <m:oMath>
        <m:sSup>
          <m:sSupPr>
            <m:ctrlPr>
              <w:rPr>
                <w:rFonts w:ascii="Linux Libertine" w:eastAsiaTheme="minorEastAsia" w:hAnsi="Linux Libertine" w:cs="Linux Libertine"/>
                <w:i/>
              </w:rPr>
            </m:ctrlPr>
          </m:sSupPr>
          <m:e>
            <m:r>
              <w:rPr>
                <w:rFonts w:ascii="Linux Libertine" w:eastAsiaTheme="minorEastAsia" w:hAnsi="Linux Libertine" w:cs="Linux Libertine"/>
              </w:rPr>
              <m:t>2</m:t>
            </m:r>
          </m:e>
          <m:sup>
            <m:r>
              <w:rPr>
                <w:rFonts w:ascii="Linux Libertine" w:eastAsiaTheme="minorEastAsia" w:hAnsi="Linux Libertine" w:cs="Linux Libertine"/>
              </w:rPr>
              <m:t>24</m:t>
            </m:r>
          </m:sup>
        </m:sSup>
      </m:oMath>
      <w:r w:rsidR="00A62540">
        <w:rPr>
          <w:rFonts w:eastAsiaTheme="minorEastAsia"/>
        </w:rPr>
        <w:t xml:space="preserve"> possible inputs, which on a single thread takes between 0.1s and 1s to evaluate. However, since there are </w:t>
      </w:r>
      <m:oMath>
        <m:sSup>
          <m:sSupPr>
            <m:ctrlPr>
              <w:rPr>
                <w:rFonts w:ascii="Linux Libertine" w:eastAsiaTheme="minorEastAsia" w:hAnsi="Linux Libertine" w:cs="Linux Libertine"/>
                <w:i/>
              </w:rPr>
            </m:ctrlPr>
          </m:sSupPr>
          <m:e>
            <m:r>
              <w:rPr>
                <w:rFonts w:ascii="Linux Libertine" w:eastAsiaTheme="minorEastAsia" w:hAnsi="Linux Libertine" w:cs="Linux Libertine"/>
              </w:rPr>
              <m:t>2</m:t>
            </m:r>
          </m:e>
          <m:sup>
            <m:r>
              <w:rPr>
                <w:rFonts w:ascii="Linux Libertine" w:eastAsiaTheme="minorEastAsia" w:hAnsi="Linux Libertine" w:cs="Linux Libertine"/>
              </w:rPr>
              <m:t>24</m:t>
            </m:r>
          </m:sup>
        </m:sSup>
      </m:oMath>
      <w:r w:rsidR="00A62540">
        <w:rPr>
          <w:rFonts w:eastAsiaTheme="minorEastAsia"/>
        </w:rPr>
        <w:t xml:space="preserve"> possible input differences, to exhaustively compute all propagations would take approximately two months to complete. To combat this, a trade</w:t>
      </w:r>
      <w:r w:rsidR="00A62540">
        <w:rPr>
          <w:rFonts w:eastAsiaTheme="minorEastAsia"/>
        </w:rPr>
        <w:noBreakHyphen/>
        <w:t xml:space="preserve">off was made; rather than precompute the propagations exhaustively, we would compute all possible input differences, but sample the input space with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16</m:t>
            </m:r>
          </m:sup>
        </m:sSup>
      </m:oMath>
      <w:r w:rsidR="00A62540">
        <w:rPr>
          <w:rFonts w:eastAsiaTheme="minorEastAsia"/>
        </w:rPr>
        <w:t xml:space="preserve"> possible inputs. Due to the size of the sample space, the probability we derive from this should closely match the true probability. </w:t>
      </w:r>
    </w:p>
    <w:p w:rsidR="00727BBF" w:rsidRPr="00727BBF" w:rsidRDefault="00A62540" w:rsidP="00727BBF">
      <w:pPr>
        <w:pStyle w:val="paragraph"/>
      </w:pPr>
      <w:r>
        <w:rPr>
          <w:rFonts w:eastAsiaTheme="minorEastAsia"/>
        </w:rPr>
        <w:t>The technique of aggressive memoization has several drawbacks however. As discussed before, since the probabilities computed are independent of the context of the propagation, the results we get are not the true probability of each branch. Furthermore, this technique is not extensible. In SHA</w:t>
      </w:r>
      <w:r>
        <w:rPr>
          <w:rFonts w:eastAsiaTheme="minorEastAsia"/>
        </w:rPr>
        <w:noBreakHyphen/>
        <w:t xml:space="preserve">256, the simplest component has an input space of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64</m:t>
            </m:r>
          </m:sup>
        </m:sSup>
      </m:oMath>
      <w:r>
        <w:rPr>
          <w:rFonts w:eastAsiaTheme="minorEastAsia"/>
        </w:rPr>
        <w:t xml:space="preserve">, which is itself intractable to exhaustively compute. Furthermore, with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64</m:t>
            </m:r>
          </m:sup>
        </m:sSup>
      </m:oMath>
      <w:r>
        <w:rPr>
          <w:rFonts w:eastAsiaTheme="minorEastAsia"/>
        </w:rPr>
        <w:t xml:space="preserve"> possible input differences, even by sampling the input space, we would not be able to memorize the propagation for the simplest SHA</w:t>
      </w:r>
      <w:r>
        <w:rPr>
          <w:rFonts w:eastAsiaTheme="minorEastAsia"/>
        </w:rPr>
        <w:noBreakHyphen/>
        <w:t>256 component ahead of time. Finally, the memory footprint for such a table is immense; it would not be storable in RAM for most computers. As such, memoization cannot be done exhaustively for most hash functions; we recommend it only for this project.</w:t>
      </w:r>
    </w:p>
    <w:p w:rsidR="000943D2" w:rsidRDefault="0013122D" w:rsidP="0013122D">
      <w:pPr>
        <w:pStyle w:val="Heading3"/>
      </w:pPr>
      <w:bookmarkStart w:id="170" w:name="_Toc528019266"/>
      <w:r>
        <w:t>Hardware Limitations</w:t>
      </w:r>
      <w:bookmarkEnd w:id="170"/>
    </w:p>
    <w:p w:rsidR="0013122D" w:rsidRDefault="00A62540" w:rsidP="00A62540">
      <w:pPr>
        <w:pStyle w:val="paragraph"/>
      </w:pPr>
      <w:r>
        <w:t>Due to the limitations of an Honours project, all testing was done on a single machine,</w:t>
      </w:r>
      <w:r w:rsidR="0013122D">
        <w:t xml:space="preserve"> assigned by the Cyber Security Department for the purposes of this project. </w:t>
      </w:r>
      <w:r w:rsidR="00727BBF">
        <w:t xml:space="preserve">The CPU </w:t>
      </w:r>
      <w:r>
        <w:t xml:space="preserve">used </w:t>
      </w:r>
      <w:r w:rsidR="00727BBF">
        <w:t>was an Intel i7</w:t>
      </w:r>
      <w:r w:rsidR="000A384E">
        <w:noBreakHyphen/>
      </w:r>
      <w:r w:rsidR="00727BBF">
        <w:t>4770, which had 4 physical cores</w:t>
      </w:r>
      <w:r w:rsidR="00907AF3">
        <w:t xml:space="preserve"> and hyperthreading</w:t>
      </w:r>
      <w:r w:rsidR="00727BBF">
        <w:t xml:space="preserve">, and had a base frequency of 3.40GHz. For memory, it had 8GB of available RAM, and 1GB of swap. </w:t>
      </w:r>
      <w:r>
        <w:t xml:space="preserve">As such, it was not possible to perform as much testing as we would have preferred. In our practical tests, we limited ourselves to using four worker threads and one controller thread, which </w:t>
      </w:r>
      <w:r>
        <w:lastRenderedPageBreak/>
        <w:t>ensured the machine itself remained responsive, allowing it to still be used while tests were running. In more in</w:t>
      </w:r>
      <w:r>
        <w:noBreakHyphen/>
        <w:t>depth research, we believe that parallelization and distribution is very important. Rather than using four worker threads, it is much more effective to use several thousand CUDA cores on a graphics card, or instead perform the work across several computers. To this end, an important limitation was the way the propagation code was written; it is not readily parallelizable. As such, it is not currently possible to write a small program to distribute the work over several computers or graphics devices, which is itself a bottleneck.</w:t>
      </w:r>
    </w:p>
    <w:p w:rsidR="00907AF3" w:rsidRDefault="00907AF3" w:rsidP="00907AF3">
      <w:pPr>
        <w:pStyle w:val="Heading3"/>
      </w:pPr>
      <w:bookmarkStart w:id="171" w:name="_Toc528019267"/>
      <w:r>
        <w:t>Floating Point Precision</w:t>
      </w:r>
      <w:bookmarkEnd w:id="171"/>
    </w:p>
    <w:p w:rsidR="00540760" w:rsidRDefault="00907AF3" w:rsidP="00907AF3">
      <w:pPr>
        <w:pStyle w:val="paragraph"/>
        <w:rPr>
          <w:rFonts w:eastAsiaTheme="minorEastAsia"/>
        </w:rPr>
      </w:pPr>
      <w:r>
        <w:t xml:space="preserve">As discussed in our results, while the probabilistic fitness function did represent the true fitness of an input difference fairly well, it unfortunately underrepresented the true fitness by a fair amount. This is likely due to issues with floating point precision. As any values smaller than </w:t>
      </w:r>
      <m:oMath>
        <m:sSup>
          <m:sSupPr>
            <m:ctrlPr>
              <w:rPr>
                <w:rFonts w:ascii="Linux Libertine" w:hAnsi="Linux Libertine" w:cs="Linux Libertine"/>
                <w:i/>
              </w:rPr>
            </m:ctrlPr>
          </m:sSupPr>
          <m:e>
            <m:r>
              <w:rPr>
                <w:rFonts w:ascii="Linux Libertine" w:hAnsi="Linux Libertine" w:cs="Linux Libertine"/>
              </w:rPr>
              <m:t>2</m:t>
            </m:r>
          </m:e>
          <m:sup>
            <m:r>
              <w:rPr>
                <w:rFonts w:ascii="Linux Libertine" w:hAnsi="Linux Libertine" w:cs="Linux Libertine"/>
              </w:rPr>
              <m:t>-52</m:t>
            </m:r>
          </m:sup>
        </m:sSup>
      </m:oMath>
      <w:r>
        <w:rPr>
          <w:rFonts w:eastAsiaTheme="minorEastAsia"/>
        </w:rPr>
        <w:t xml:space="preserve"> are rounded to zero, any differential trail that holds with a probability smaller than this will effectively be rounded to zero by the underlying hardware. </w:t>
      </w:r>
      <w:r w:rsidR="00540760">
        <w:rPr>
          <w:rFonts w:eastAsiaTheme="minorEastAsia"/>
        </w:rPr>
        <w:t>This is a major problem, as it can cause our algorithms to discard potentially good input differences due to them having a large number of differential trails which all hold with very small probabilities. To solve this, there are two possible approaches.</w:t>
      </w:r>
    </w:p>
    <w:p w:rsidR="00540760" w:rsidRDefault="00540760" w:rsidP="00907AF3">
      <w:pPr>
        <w:pStyle w:val="paragraph"/>
        <w:rPr>
          <w:rFonts w:eastAsiaTheme="minorEastAsia"/>
        </w:rPr>
      </w:pPr>
      <w:r>
        <w:rPr>
          <w:rFonts w:eastAsiaTheme="minorEastAsia"/>
        </w:rPr>
        <w:t xml:space="preserve">The first approach is to switch from using floating point numbers to fixed point numbers. A </w:t>
      </w:r>
      <w:r w:rsidR="003B728E">
        <w:rPr>
          <w:rFonts w:eastAsiaTheme="minorEastAsia"/>
        </w:rPr>
        <w:t>fixed-point</w:t>
      </w:r>
      <w:r>
        <w:rPr>
          <w:rFonts w:eastAsiaTheme="minorEastAsia"/>
        </w:rPr>
        <w:t xml:space="preserve"> number is one in which the amount of precision is set to be a specific value, for instance 12 decimal places. Although the memory footprint of these is much higher than that of a traditional </w:t>
      </w:r>
      <w:r w:rsidR="003B728E">
        <w:rPr>
          <w:rFonts w:eastAsiaTheme="minorEastAsia"/>
        </w:rPr>
        <w:t>floating-point</w:t>
      </w:r>
      <w:r>
        <w:rPr>
          <w:rFonts w:eastAsiaTheme="minorEastAsia"/>
        </w:rPr>
        <w:t xml:space="preserve"> number, it does not sacrifice precision like a </w:t>
      </w:r>
      <w:r w:rsidR="003B728E">
        <w:rPr>
          <w:rFonts w:eastAsiaTheme="minorEastAsia"/>
        </w:rPr>
        <w:t>floating-point</w:t>
      </w:r>
      <w:r>
        <w:rPr>
          <w:rFonts w:eastAsiaTheme="minorEastAsia"/>
        </w:rPr>
        <w:t xml:space="preserve"> number does. Furthermore, as </w:t>
      </w:r>
      <w:r w:rsidR="003B728E">
        <w:rPr>
          <w:rFonts w:eastAsiaTheme="minorEastAsia"/>
        </w:rPr>
        <w:t>the amount</w:t>
      </w:r>
      <w:r>
        <w:rPr>
          <w:rFonts w:eastAsiaTheme="minorEastAsia"/>
        </w:rPr>
        <w:t xml:space="preserve"> of precision can be specified by the programmer, it allows for arbitrary precision at the cost of memory. In turn, this means that our lower probability trails will not be disregarded like they would with a traditional </w:t>
      </w:r>
      <w:r w:rsidR="003B728E">
        <w:rPr>
          <w:rFonts w:eastAsiaTheme="minorEastAsia"/>
        </w:rPr>
        <w:t>floating-point</w:t>
      </w:r>
      <w:r>
        <w:rPr>
          <w:rFonts w:eastAsiaTheme="minorEastAsia"/>
        </w:rPr>
        <w:t xml:space="preserve"> number, which helps to solve the problem of underrepresentation.</w:t>
      </w:r>
    </w:p>
    <w:p w:rsidR="00907AF3" w:rsidRPr="00907AF3" w:rsidRDefault="00540760" w:rsidP="00907AF3">
      <w:pPr>
        <w:pStyle w:val="paragraph"/>
      </w:pPr>
      <w:r>
        <w:rPr>
          <w:rFonts w:eastAsiaTheme="minorEastAsia"/>
        </w:rPr>
        <w:t xml:space="preserve">The second approach is integer approximation. Rather than storing the actual fitness as a </w:t>
      </w:r>
      <w:r w:rsidR="003B728E">
        <w:rPr>
          <w:rFonts w:eastAsiaTheme="minorEastAsia"/>
        </w:rPr>
        <w:t>floating-point</w:t>
      </w:r>
      <w:r>
        <w:rPr>
          <w:rFonts w:eastAsiaTheme="minorEastAsia"/>
        </w:rPr>
        <w:t xml:space="preserve"> number, we store its value </w:t>
      </w:r>
      <m:oMath>
        <m:func>
          <m:funcPr>
            <m:ctrlPr>
              <w:rPr>
                <w:rFonts w:ascii="Cambria Math" w:eastAsiaTheme="minorEastAsia" w:hAnsi="Cambria Math" w:cs="Linux Libertine"/>
                <w:i/>
              </w:rPr>
            </m:ctrlPr>
          </m:funcPr>
          <m:fName>
            <m:sSub>
              <m:sSubPr>
                <m:ctrlPr>
                  <w:rPr>
                    <w:rFonts w:ascii="Cambria Math" w:eastAsiaTheme="minorEastAsia" w:hAnsi="Cambria Math" w:cs="Linux Libertine"/>
                    <w:i/>
                  </w:rPr>
                </m:ctrlPr>
              </m:sSubPr>
              <m:e>
                <m:r>
                  <m:rPr>
                    <m:sty m:val="p"/>
                  </m:rPr>
                  <w:rPr>
                    <w:rFonts w:ascii="Cambria Math" w:eastAsiaTheme="minorEastAsia" w:hAnsi="Cambria Math" w:cs="Linux Libertine"/>
                  </w:rPr>
                  <m:t>log</m:t>
                </m:r>
                <m:ctrlPr>
                  <w:rPr>
                    <w:rFonts w:ascii="Cambria Math" w:eastAsiaTheme="minorEastAsia" w:hAnsi="Cambria Math" w:cs="Linux Libertine"/>
                  </w:rPr>
                </m:ctrlPr>
              </m:e>
              <m:sub>
                <m:r>
                  <w:rPr>
                    <w:rFonts w:ascii="Cambria Math" w:eastAsiaTheme="minorEastAsia" w:hAnsi="Cambria Math" w:cs="Linux Libertine"/>
                  </w:rPr>
                  <m:t>2</m:t>
                </m:r>
                <m:ctrlPr>
                  <w:rPr>
                    <w:rFonts w:ascii="Cambria Math" w:eastAsiaTheme="minorEastAsia" w:hAnsi="Cambria Math" w:cs="Linux Libertine"/>
                  </w:rPr>
                </m:ctrlPr>
              </m:sub>
            </m:sSub>
            <m:r>
              <w:rPr>
                <w:rFonts w:ascii="Cambria Math" w:eastAsiaTheme="minorEastAsia" w:hAnsi="Cambria Math" w:cs="Linux Libertine"/>
              </w:rPr>
              <m:t>.</m:t>
            </m:r>
            <m:ctrlPr>
              <w:rPr>
                <w:rFonts w:ascii="Cambria Math" w:eastAsiaTheme="minorEastAsia"/>
                <w:i/>
              </w:rPr>
            </m:ctrlPr>
          </m:fName>
          <m:e>
            <m:r>
              <w:rPr>
                <w:rFonts w:ascii="Cambria Math" w:eastAsiaTheme="minorEastAsia"/>
              </w:rPr>
              <m:t xml:space="preserve"> </m:t>
            </m:r>
            <m:ctrlPr>
              <w:rPr>
                <w:rFonts w:ascii="Cambria Math" w:eastAsiaTheme="minorEastAsia"/>
                <w:i/>
              </w:rPr>
            </m:ctrlPr>
          </m:e>
        </m:func>
      </m:oMath>
      <w:r>
        <w:rPr>
          <w:rFonts w:eastAsiaTheme="minorEastAsia"/>
        </w:rPr>
        <w:t xml:space="preserve">For instance, the fitness of a trail of probability </w:t>
      </w:r>
      <m:oMath>
        <m:sSup>
          <m:sSupPr>
            <m:ctrlPr>
              <w:rPr>
                <w:rFonts w:ascii="Linux Libertine" w:eastAsiaTheme="minorEastAsia" w:hAnsi="Linux Libertine" w:cs="Linux Libertine"/>
                <w:i/>
              </w:rPr>
            </m:ctrlPr>
          </m:sSupPr>
          <m:e>
            <m:r>
              <w:rPr>
                <w:rFonts w:ascii="Linux Libertine" w:eastAsiaTheme="minorEastAsia" w:hAnsi="Linux Libertine" w:cs="Linux Libertine"/>
              </w:rPr>
              <m:t>2</m:t>
            </m:r>
          </m:e>
          <m:sup>
            <m:r>
              <w:rPr>
                <w:rFonts w:ascii="Linux Libertine" w:eastAsiaTheme="minorEastAsia" w:hAnsi="Linux Libertine" w:cs="Linux Libertine"/>
              </w:rPr>
              <m:t>-53</m:t>
            </m:r>
          </m:sup>
        </m:sSup>
      </m:oMath>
      <w:r>
        <w:rPr>
          <w:rFonts w:eastAsiaTheme="minorEastAsia"/>
        </w:rPr>
        <w:t xml:space="preserve"> would be stored precisely as -53, whereas it would be discarded by a double</w:t>
      </w:r>
      <w:r>
        <w:rPr>
          <w:rFonts w:eastAsiaTheme="minorEastAsia"/>
        </w:rPr>
        <w:noBreakHyphen/>
        <w:t xml:space="preserve">precision floating point number. The issue with this however is adding together two fitness’. With a </w:t>
      </w:r>
      <w:r w:rsidR="003B728E">
        <w:rPr>
          <w:rFonts w:eastAsiaTheme="minorEastAsia"/>
        </w:rPr>
        <w:t>floating-point</w:t>
      </w:r>
      <w:r>
        <w:rPr>
          <w:rFonts w:eastAsiaTheme="minorEastAsia"/>
        </w:rPr>
        <w:t xml:space="preserve"> number, this is trivial. However, to add two fitness’ stored as </w:t>
      </w:r>
      <m:oMath>
        <m:func>
          <m:funcPr>
            <m:ctrlPr>
              <w:rPr>
                <w:rFonts w:ascii="Cambria Math" w:eastAsiaTheme="minorEastAsia" w:hAnsi="Cambria Math" w:cs="Linux Libertine"/>
                <w:i/>
              </w:rPr>
            </m:ctrlPr>
          </m:funcPr>
          <m:fName>
            <m:sSub>
              <m:sSubPr>
                <m:ctrlPr>
                  <w:rPr>
                    <w:rFonts w:ascii="Cambria Math" w:eastAsiaTheme="minorEastAsia" w:hAnsi="Cambria Math" w:cs="Linux Libertine"/>
                  </w:rPr>
                </m:ctrlPr>
              </m:sSubPr>
              <m:e>
                <m:r>
                  <m:rPr>
                    <m:sty m:val="p"/>
                  </m:rPr>
                  <w:rPr>
                    <w:rFonts w:ascii="Cambria Math" w:eastAsiaTheme="minorEastAsia" w:hAnsi="Cambria Math" w:cs="Linux Libertine"/>
                  </w:rPr>
                  <m:t>log</m:t>
                </m:r>
              </m:e>
              <m:sub>
                <m:r>
                  <m:rPr>
                    <m:sty m:val="p"/>
                  </m:rPr>
                  <w:rPr>
                    <w:rFonts w:ascii="Cambria Math" w:eastAsiaTheme="minorEastAsia" w:hAnsi="Cambria Math" w:cs="Linux Libertine"/>
                  </w:rPr>
                  <m:t>2</m:t>
                </m:r>
              </m:sub>
            </m:sSub>
          </m:fName>
          <m:e>
            <m:r>
              <w:rPr>
                <w:rFonts w:ascii="Cambria Math" w:eastAsiaTheme="minorEastAsia" w:hAnsi="Cambria Math" w:cs="Linux Libertine"/>
              </w:rPr>
              <m:t xml:space="preserve"> </m:t>
            </m:r>
          </m:e>
        </m:func>
      </m:oMath>
      <w:r>
        <w:rPr>
          <w:rFonts w:eastAsiaTheme="minorEastAsia"/>
        </w:rPr>
        <w:t xml:space="preserve">we effectively must compute </w:t>
      </w:r>
      <m:oMath>
        <m:func>
          <m:funcPr>
            <m:ctrlPr>
              <w:rPr>
                <w:rFonts w:ascii="Cambria Math" w:eastAsiaTheme="minorEastAsia" w:hAnsi="Cambria Math" w:cs="Linux Libertine"/>
                <w:i/>
              </w:rPr>
            </m:ctrlPr>
          </m:funcPr>
          <m:fName>
            <m:sSub>
              <m:sSubPr>
                <m:ctrlPr>
                  <w:rPr>
                    <w:rFonts w:ascii="Cambria Math" w:eastAsiaTheme="minorEastAsia" w:hAnsi="Cambria Math" w:cs="Linux Libertine"/>
                    <w:i/>
                  </w:rPr>
                </m:ctrlPr>
              </m:sSubPr>
              <m:e>
                <m:r>
                  <m:rPr>
                    <m:sty m:val="p"/>
                  </m:rPr>
                  <w:rPr>
                    <w:rFonts w:ascii="Cambria Math" w:eastAsiaTheme="minorEastAsia" w:hAnsi="Cambria Math" w:cs="Linux Libertine"/>
                  </w:rPr>
                  <m:t>log</m:t>
                </m:r>
                <m:ctrlPr>
                  <w:rPr>
                    <w:rFonts w:ascii="Cambria Math" w:eastAsiaTheme="minorEastAsia" w:hAnsi="Cambria Math" w:cs="Linux Libertine"/>
                  </w:rPr>
                </m:ctrlPr>
              </m:e>
              <m:sub>
                <m:r>
                  <w:rPr>
                    <w:rFonts w:ascii="Cambria Math" w:eastAsiaTheme="minorEastAsia" w:hAnsi="Cambria Math" w:cs="Linux Libertine"/>
                  </w:rPr>
                  <m:t>2</m:t>
                </m:r>
                <m:ctrlPr>
                  <w:rPr>
                    <w:rFonts w:ascii="Cambria Math" w:eastAsiaTheme="minorEastAsia" w:hAnsi="Cambria Math" w:cs="Linux Libertine"/>
                  </w:rPr>
                </m:ctrlPr>
              </m:sub>
            </m:sSub>
            <m:ctrlPr>
              <w:rPr>
                <w:rFonts w:ascii="Cambria Math" w:eastAsiaTheme="minorEastAsia"/>
                <w:i/>
              </w:rPr>
            </m:ctrlPr>
          </m:fName>
          <m:e>
            <m:sSup>
              <m:sSupPr>
                <m:ctrlPr>
                  <w:rPr>
                    <w:rFonts w:ascii="Cambria Math" w:eastAsiaTheme="minorEastAsia"/>
                    <w:i/>
                  </w:rPr>
                </m:ctrlPr>
              </m:sSupPr>
              <m:e>
                <m:r>
                  <w:rPr>
                    <w:rFonts w:ascii="Cambria Math" w:eastAsiaTheme="minorEastAsia"/>
                  </w:rPr>
                  <m:t>(2</m:t>
                </m:r>
              </m:e>
              <m:sup>
                <m:r>
                  <w:rPr>
                    <w:rFonts w:ascii="Cambria Math" w:eastAsiaTheme="minorEastAsia"/>
                  </w:rPr>
                  <m:t>a</m:t>
                </m:r>
              </m:sup>
            </m:sSup>
            <m:r>
              <w:rPr>
                <w:rFonts w:ascii="Cambria Math" w:eastAsiaTheme="minorEastAsia"/>
              </w:rPr>
              <m:t>+</m:t>
            </m:r>
            <m:sSup>
              <m:sSupPr>
                <m:ctrlPr>
                  <w:rPr>
                    <w:rFonts w:ascii="Cambria Math" w:eastAsiaTheme="minorEastAsia"/>
                    <w:i/>
                  </w:rPr>
                </m:ctrlPr>
              </m:sSupPr>
              <m:e>
                <m:r>
                  <w:rPr>
                    <w:rFonts w:ascii="Cambria Math" w:eastAsiaTheme="minorEastAsia"/>
                  </w:rPr>
                  <m:t>2</m:t>
                </m:r>
              </m:e>
              <m:sup>
                <m:r>
                  <w:rPr>
                    <w:rFonts w:ascii="Cambria Math" w:eastAsiaTheme="minorEastAsia"/>
                  </w:rPr>
                  <m:t>b</m:t>
                </m:r>
              </m:sup>
            </m:sSup>
            <m:r>
              <w:rPr>
                <w:rFonts w:ascii="Cambria Math" w:eastAsiaTheme="minorEastAsia"/>
              </w:rPr>
              <m:t>)</m:t>
            </m:r>
            <m:ctrlPr>
              <w:rPr>
                <w:rFonts w:ascii="Cambria Math" w:eastAsiaTheme="minorEastAsia"/>
                <w:i/>
              </w:rPr>
            </m:ctrlPr>
          </m:e>
        </m:func>
      </m:oMath>
      <w:r>
        <w:rPr>
          <w:rFonts w:eastAsiaTheme="minorEastAsia"/>
        </w:rPr>
        <w:t xml:space="preserve">. However, we cannot directly compute this, as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a</m:t>
            </m:r>
          </m:sup>
        </m:sSup>
      </m:oMath>
      <w:r>
        <w:rPr>
          <w:rFonts w:eastAsiaTheme="minorEastAsia"/>
        </w:rPr>
        <w:t xml:space="preserve"> or</w:t>
      </w:r>
      <m:oMath>
        <m:r>
          <w:rPr>
            <w:rFonts w:ascii="Cambria Math" w:eastAsiaTheme="minorEastAsia" w:hAnsi="Cambria Math" w:cs="Linux Libertine"/>
          </w:rPr>
          <m:t xml:space="preserve"> </m:t>
        </m:r>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b</m:t>
            </m:r>
          </m:sup>
        </m:sSup>
      </m:oMath>
      <w:r>
        <w:rPr>
          <w:rFonts w:eastAsiaTheme="minorEastAsia"/>
        </w:rPr>
        <w:t xml:space="preserve"> may be smaller than </w:t>
      </w:r>
      <m:oMath>
        <m:sSup>
          <m:sSupPr>
            <m:ctrlPr>
              <w:rPr>
                <w:rFonts w:ascii="Cambria Math" w:eastAsiaTheme="minorEastAsia" w:hAnsi="Cambria Math" w:cs="Linux Libertine"/>
                <w:i/>
              </w:rPr>
            </m:ctrlPr>
          </m:sSupPr>
          <m:e>
            <m:r>
              <w:rPr>
                <w:rFonts w:ascii="Cambria Math" w:eastAsiaTheme="minorEastAsia" w:hAnsi="Cambria Math" w:cs="Linux Libertine"/>
              </w:rPr>
              <m:t>2</m:t>
            </m:r>
          </m:e>
          <m:sup>
            <m:r>
              <w:rPr>
                <w:rFonts w:ascii="Cambria Math" w:eastAsiaTheme="minorEastAsia" w:hAnsi="Cambria Math" w:cs="Linux Libertine"/>
              </w:rPr>
              <m:t>-52</m:t>
            </m:r>
          </m:sup>
        </m:sSup>
      </m:oMath>
      <w:r>
        <w:rPr>
          <w:rFonts w:eastAsiaTheme="minorEastAsia"/>
        </w:rPr>
        <w:t xml:space="preserve">, in which case they would immediately be rounded to zero. As such, we must find appropriate ways to approximate this value without loss of </w:t>
      </w:r>
      <w:r>
        <w:rPr>
          <w:rFonts w:eastAsiaTheme="minorEastAsia"/>
        </w:rPr>
        <w:lastRenderedPageBreak/>
        <w:t xml:space="preserve">precision. However, if such an approximation can be found, then this is a viable method of storing the fitness without causing underrepresentation. </w:t>
      </w:r>
    </w:p>
    <w:p w:rsidR="000943D2" w:rsidRPr="000943D2" w:rsidRDefault="000943D2" w:rsidP="000943D2">
      <w:pPr>
        <w:pStyle w:val="paragraph"/>
      </w:pPr>
    </w:p>
    <w:p w:rsidR="00787468" w:rsidRDefault="00787468" w:rsidP="00787468">
      <w:pPr>
        <w:pStyle w:val="Heading1"/>
      </w:pPr>
      <w:bookmarkStart w:id="172" w:name="_Toc528019268"/>
      <w:r>
        <w:lastRenderedPageBreak/>
        <w:t>Conclusion</w:t>
      </w:r>
      <w:bookmarkEnd w:id="172"/>
    </w:p>
    <w:p w:rsidR="000045E7" w:rsidRPr="00813FCD" w:rsidRDefault="000045E7" w:rsidP="000045E7">
      <w:pPr>
        <w:pStyle w:val="paragraph"/>
        <w:rPr>
          <w:rFonts w:ascii="Cambria Math" w:hAnsi="Cambria Math"/>
        </w:rPr>
      </w:pPr>
      <w:r>
        <w:t>The initial aim of this project</w:t>
      </w:r>
      <w:r w:rsidR="00813FCD">
        <w:t xml:space="preserve"> was to cryptanalyze the SHA</w:t>
      </w:r>
      <w:r w:rsidR="00813FCD">
        <w:noBreakHyphen/>
        <w:t>2 family of cryptographic hash functions</w:t>
      </w:r>
      <w:r w:rsidR="00605AB1">
        <w:t>,</w:t>
      </w:r>
      <w:r w:rsidR="00813FCD">
        <w:t xml:space="preserve"> in order to determine whether or not any exploitable weaknesses were present. However, due to the lack of appropriate literature, specifically with regards to calculating the value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sidR="00813FCD">
        <w:rPr>
          <w:rFonts w:eastAsiaTheme="minorEastAsia"/>
        </w:rPr>
        <w:t xml:space="preserve">, performing this task was not clear. As such, this project aimed ot find appropriate ways of computing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813FCD">
        <w:rPr>
          <w:rFonts w:eastAsiaTheme="minorEastAsia"/>
        </w:rPr>
        <w:t xml:space="preserve"> in order to improve the public knowledge in the field of hash function cryptanalysis. To this end, we created our very own SHA</w:t>
      </w:r>
      <w:r w:rsidR="00813FCD">
        <w:rPr>
          <w:rFonts w:eastAsiaTheme="minorEastAsia"/>
        </w:rPr>
        <w:noBreakHyphen/>
        <w:t>like hash function to cryptanalyze. This function shared an almost identical internal structure to the SHA</w:t>
      </w:r>
      <w:r w:rsidR="00813FCD">
        <w:rPr>
          <w:rFonts w:eastAsiaTheme="minorEastAsia"/>
        </w:rPr>
        <w:noBreakHyphen/>
        <w:t>2 family, meaning that experiments performed on it could be readily extrapolated to SHA</w:t>
      </w:r>
      <w:r w:rsidR="00813FCD">
        <w:rPr>
          <w:rFonts w:eastAsiaTheme="minorEastAsia"/>
        </w:rPr>
        <w:noBreakHyphen/>
        <w:t xml:space="preserve">2.  </w:t>
      </w:r>
    </w:p>
    <w:p w:rsidR="00EC429A" w:rsidRDefault="00D80870" w:rsidP="00D80870">
      <w:pPr>
        <w:pStyle w:val="Heading2"/>
      </w:pPr>
      <w:bookmarkStart w:id="173" w:name="_Toc528019269"/>
      <w:r>
        <w:t>Results</w:t>
      </w:r>
      <w:bookmarkEnd w:id="173"/>
    </w:p>
    <w:p w:rsidR="006A624C" w:rsidRDefault="006A624C" w:rsidP="006A624C">
      <w:pPr>
        <w:pStyle w:val="paragraph"/>
        <w:rPr>
          <w:rFonts w:eastAsiaTheme="minorEastAsia"/>
        </w:rPr>
      </w:pPr>
      <w:r>
        <w:t xml:space="preserve">As demonstrated in our results, we were able to </w:t>
      </w:r>
      <w:r w:rsidR="00AD7A9E">
        <w:t xml:space="preserve">effectively generate potential values for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sidR="00AD7A9E">
        <w:rPr>
          <w:rFonts w:eastAsiaTheme="minorEastAsia"/>
        </w:rPr>
        <w:t xml:space="preserve"> which could in turn be used to find collisions in MAW32 with a high degree of certainty. We also investigated potential fitness functions, and determined which was the most appropriate in solving our problem. With this, we were able to test several algorithms for computationally searching for choices for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AD7A9E">
        <w:rPr>
          <w:rFonts w:eastAsiaTheme="minorEastAsia"/>
        </w:rPr>
        <w:t xml:space="preserve">, which we have shown to be better than pure random search. These choices for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AD7A9E">
        <w:rPr>
          <w:rFonts w:eastAsiaTheme="minorEastAsia"/>
        </w:rPr>
        <w:t xml:space="preserve"> were even able to find collisions in MAW32 consistently, indicating that our techniques were indeed applicable and not simply random chance. </w:t>
      </w:r>
    </w:p>
    <w:p w:rsidR="00AD7A9E" w:rsidRDefault="00AD7A9E" w:rsidP="006A624C">
      <w:pPr>
        <w:pStyle w:val="paragraph"/>
        <w:rPr>
          <w:rFonts w:eastAsiaTheme="minorEastAsia"/>
        </w:rPr>
      </w:pPr>
      <w:r>
        <w:rPr>
          <w:rFonts w:eastAsiaTheme="minorEastAsia"/>
        </w:rPr>
        <w:t>Our results are not limited to only MAW32 however. This hash function shares a similar internal structure to the SHA</w:t>
      </w:r>
      <w:r>
        <w:rPr>
          <w:rFonts w:eastAsiaTheme="minorEastAsia"/>
        </w:rPr>
        <w:noBreakHyphen/>
        <w:t>2 family, and as such, we have conjectured that the techniques explored in this project may be applied to SHA</w:t>
      </w:r>
      <w:r>
        <w:rPr>
          <w:rFonts w:eastAsiaTheme="minorEastAsia"/>
        </w:rPr>
        <w:noBreakHyphen/>
        <w:t>2 as well. However, practically demonstrating this requires a very large amount of time and processing power, and as such cannot be done within the time frame of an Honours project. However, we do not believe that this is limited to only the SHA</w:t>
      </w:r>
      <w:r>
        <w:rPr>
          <w:rFonts w:eastAsiaTheme="minorEastAsia"/>
        </w:rPr>
        <w:noBreakHyphen/>
        <w:t>2 family. Rather, we conjecture that this may be applied at the very least to any Davies</w:t>
      </w:r>
      <w:r>
        <w:rPr>
          <w:rFonts w:eastAsiaTheme="minorEastAsia"/>
        </w:rPr>
        <w:noBreakHyphen/>
        <w:t>Meyer and Merkle-Damgård construction hash function, which are still in common use. As such, we do not believe that this technique will readily extend to more complicated hash function families such as SHA</w:t>
      </w:r>
      <w:r>
        <w:rPr>
          <w:rFonts w:eastAsiaTheme="minorEastAsia"/>
        </w:rPr>
        <w:noBreakHyphen/>
        <w:t xml:space="preserve">3. </w:t>
      </w:r>
    </w:p>
    <w:p w:rsidR="00D80870" w:rsidRDefault="00EC7A49" w:rsidP="00D80870">
      <w:pPr>
        <w:pStyle w:val="Heading2"/>
      </w:pPr>
      <w:bookmarkStart w:id="174" w:name="_Toc528019270"/>
      <w:r>
        <w:t>Contribution</w:t>
      </w:r>
      <w:bookmarkEnd w:id="174"/>
    </w:p>
    <w:p w:rsidR="002A131E" w:rsidRDefault="00AD7A9E" w:rsidP="008335E9">
      <w:pPr>
        <w:pStyle w:val="paragraph"/>
        <w:rPr>
          <w:rFonts w:eastAsiaTheme="minorEastAsia"/>
        </w:rPr>
      </w:pPr>
      <w:r>
        <w:t xml:space="preserve">As described in the motivation for this project, a </w:t>
      </w:r>
      <w:r w:rsidR="002A131E">
        <w:t xml:space="preserve">common issue in the field of hash </w:t>
      </w:r>
      <w:r w:rsidR="002A131E" w:rsidRPr="002A131E">
        <w:t>function</w:t>
      </w:r>
      <w:r w:rsidR="002A131E">
        <w:t xml:space="preserve"> cryptanalysis is the lack of appropriate literature; the majority of </w:t>
      </w:r>
      <w:r>
        <w:t>the available literature</w:t>
      </w:r>
      <w:r w:rsidR="002A131E">
        <w:t xml:space="preserve"> are theses and conference proceedings, which are highly technical and not a good </w:t>
      </w:r>
      <w:r w:rsidR="002A131E">
        <w:lastRenderedPageBreak/>
        <w:t>source for beginners to learn from. Furthermore, a common trend seen in these words is a lack of in</w:t>
      </w:r>
      <w:r w:rsidR="002A131E">
        <w:noBreakHyphen/>
        <w:t xml:space="preserve">depth explanation for several key topics, one of which is the selection of the value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sidR="002A131E">
        <w:rPr>
          <w:rFonts w:eastAsiaTheme="minorEastAsia"/>
        </w:rPr>
        <w:t xml:space="preserve">. In this project, we have bridged this gap by explicitly describing how such a value may be chosen, what conditions to impose, and several possible algorithms for finding it. Furthermore, we have also described a process in which any existing values for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2A131E">
        <w:rPr>
          <w:rFonts w:eastAsiaTheme="minorEastAsia"/>
        </w:rPr>
        <w:t xml:space="preserve"> may be improved with respect to </w:t>
      </w:r>
      <w:r>
        <w:rPr>
          <w:rFonts w:eastAsiaTheme="minorEastAsia"/>
        </w:rPr>
        <w:t>a fitness function</w:t>
      </w:r>
      <w:r w:rsidR="002A131E">
        <w:rPr>
          <w:rFonts w:eastAsiaTheme="minorEastAsia"/>
        </w:rPr>
        <w:t xml:space="preserve">. </w:t>
      </w:r>
    </w:p>
    <w:p w:rsidR="00AD7A9E" w:rsidRDefault="00AD7A9E" w:rsidP="008335E9">
      <w:pPr>
        <w:pStyle w:val="paragraph"/>
        <w:rPr>
          <w:rFonts w:eastAsiaTheme="minorEastAsia"/>
        </w:rPr>
      </w:pPr>
      <w:r>
        <w:rPr>
          <w:rFonts w:eastAsiaTheme="minorEastAsia"/>
        </w:rPr>
        <w:t>We believe that this project will impact the field in two important ways. Firstly, this report contributes to the pool of public knowledge, primarily as an introductory text to the field of hash function cryptanalysis, which as discussed earlier is severely lacking in such literature. This report provides an in</w:t>
      </w:r>
      <w:r>
        <w:rPr>
          <w:rFonts w:eastAsiaTheme="minorEastAsia"/>
        </w:rPr>
        <w:noBreakHyphen/>
        <w:t>depth analysis and explanation of several key terms used within the field, provides more rigorous definitions, and provides possible solutions and implementations. As such, we believe that this report may be useful to aspiring cryptanalysis as a hands</w:t>
      </w:r>
      <w:r>
        <w:rPr>
          <w:rFonts w:eastAsiaTheme="minorEastAsia"/>
        </w:rPr>
        <w:noBreakHyphen/>
        <w:t>on introduction to the field.</w:t>
      </w:r>
    </w:p>
    <w:p w:rsidR="008335E9" w:rsidRPr="00DD778D" w:rsidRDefault="00AD7A9E" w:rsidP="008335E9">
      <w:pPr>
        <w:pStyle w:val="paragraph"/>
        <w:rPr>
          <w:rFonts w:ascii="Cambria Math" w:eastAsiaTheme="minorEastAsia" w:hAnsi="Cambria Math"/>
        </w:rPr>
      </w:pPr>
      <w:r>
        <w:rPr>
          <w:rFonts w:eastAsiaTheme="minorEastAsia"/>
        </w:rPr>
        <w:t xml:space="preserve">Furthermore, we believe this project will impact the field itself by providing a new technique to attack cryptographic hash functions. We have demonstrated that optimization algorithms may be applied in the search for good choices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Pr>
          <w:rFonts w:eastAsiaTheme="minorEastAsia"/>
        </w:rPr>
        <w:t>, which are key to finding practical collisions in cryptographic hash functions.</w:t>
      </w:r>
      <w:r w:rsidR="00DD778D">
        <w:rPr>
          <w:rFonts w:eastAsiaTheme="minorEastAsia"/>
        </w:rPr>
        <w:t xml:space="preserve"> As such, we believe that the techniques explored in this report may be used to supplement other techniques used in the field by current researchers in an effort to find more optimal values of </w:t>
      </w:r>
      <m:oMath>
        <m:sSub>
          <m:sSubPr>
            <m:ctrlPr>
              <w:rPr>
                <w:rFonts w:ascii="Cambria Math" w:eastAsiaTheme="minorEastAsia" w:hAnsi="Cambria Math" w:cs="Linux Libertine"/>
                <w:i/>
              </w:rPr>
            </m:ctrlPr>
          </m:sSubPr>
          <m:e>
            <m:r>
              <m:rPr>
                <m:sty m:val="p"/>
              </m:rPr>
              <w:rPr>
                <w:rFonts w:ascii="Linux Libertine" w:eastAsiaTheme="minorEastAsia" w:hAnsi="Linux Libertine" w:cs="Linux Libertine"/>
              </w:rPr>
              <m:t>Δ</m:t>
            </m:r>
            <m:ctrlPr>
              <w:rPr>
                <w:rFonts w:ascii="Linux Libertine" w:eastAsiaTheme="minorEastAsia" w:hAnsi="Linux Libertine" w:cs="Linux Libertine"/>
              </w:rPr>
            </m:ctrlPr>
          </m:e>
          <m:sub>
            <m:r>
              <w:rPr>
                <w:rFonts w:ascii="Cambria Math" w:eastAsiaTheme="minorEastAsia" w:hAnsi="Cambria Math" w:cs="Linux Libertine"/>
              </w:rPr>
              <m:t>0</m:t>
            </m:r>
          </m:sub>
        </m:sSub>
      </m:oMath>
      <w:r w:rsidR="00DD778D">
        <w:rPr>
          <w:rFonts w:eastAsiaTheme="minorEastAsia"/>
        </w:rPr>
        <w:t>, allowing for more substantial leaps to be made in breaking cryptographic hash functions.</w:t>
      </w:r>
    </w:p>
    <w:p w:rsidR="00D80870" w:rsidRDefault="00D80870" w:rsidP="00D80870">
      <w:pPr>
        <w:pStyle w:val="Heading2"/>
      </w:pPr>
      <w:bookmarkStart w:id="175" w:name="_Toc528019271"/>
      <w:r>
        <w:t>Future Work</w:t>
      </w:r>
      <w:bookmarkEnd w:id="175"/>
    </w:p>
    <w:p w:rsidR="00A20288" w:rsidRDefault="008D30E0" w:rsidP="008D30E0">
      <w:pPr>
        <w:pStyle w:val="paragraph"/>
      </w:pPr>
      <w:r>
        <w:t xml:space="preserve">This project has opened several avenues for future research. The optimization algorithms used in this project are very few, and </w:t>
      </w:r>
      <w:r w:rsidR="00DD778D">
        <w:t>are in no way</w:t>
      </w:r>
      <w:r>
        <w:t xml:space="preserve"> optimal </w:t>
      </w:r>
      <w:r w:rsidR="00DD778D">
        <w:t>in solving this problem</w:t>
      </w:r>
      <w:r>
        <w:t>. As such</w:t>
      </w:r>
      <w:r w:rsidR="00DD778D">
        <w:t xml:space="preserve">, </w:t>
      </w:r>
      <w:r w:rsidR="00A20288">
        <w:t>other optimization algorithms should be tested to determine their efficiency and ability to generate viable input differences</w:t>
      </w:r>
      <w:r w:rsidR="00DD778D">
        <w:t>, as well as other possible fitness functions and propagation techniques</w:t>
      </w:r>
      <w:r w:rsidR="00A20288">
        <w:t>.</w:t>
      </w:r>
      <w:r w:rsidR="008E3C64">
        <w:t xml:space="preserve"> </w:t>
      </w:r>
      <w:r w:rsidR="00A20288">
        <w:t xml:space="preserve">To facilitate this, it is necessary to improve the performance of the propagation function. One technique mentioned in most literature suggests searching for sufficient conditions for a differential </w:t>
      </w:r>
      <w:r w:rsidR="00D36D5E">
        <w:t xml:space="preserve">trail </w:t>
      </w:r>
      <w:r w:rsidR="00A20288">
        <w:t xml:space="preserve">to hold, which in turn allows us to eliminate particular branches from the propagation tree, as their conditional probability shrinks to zero. One avenue for future research is computationally </w:t>
      </w:r>
      <w:r w:rsidR="00592CFC">
        <w:t xml:space="preserve">searching for </w:t>
      </w:r>
      <w:r w:rsidR="00A20288">
        <w:t>these conditions, either analytically or approximately. These in turn will allow propagation to occur at a substantially higher rate.</w:t>
      </w:r>
    </w:p>
    <w:p w:rsidR="008E3C64" w:rsidRDefault="00A20288" w:rsidP="008D30E0">
      <w:pPr>
        <w:pStyle w:val="paragraph"/>
      </w:pPr>
      <w:r>
        <w:lastRenderedPageBreak/>
        <w:t xml:space="preserve">Another issue faced is the structure of the propagation function itself; by its definition, it cannot be readily parallelized. However, being able to do so would immediately be beneficial, as it would allow us to both parallelize and distribute the workload, allowing us to utilize a plethora of devices, rather than using a single processor. Projects of this type have been used in the past, for example the MD5CRK project, </w:t>
      </w:r>
      <w:r w:rsidR="008E3C64">
        <w:t xml:space="preserve">a distributed project for finding MD5 collisions, </w:t>
      </w:r>
      <w:r>
        <w:t xml:space="preserve">and </w:t>
      </w:r>
      <w:r w:rsidR="008E3C64">
        <w:t>GIMPS, a distributed project for calculating Mersenne primes. Such restructuring would also allow for the parallelization over graphics devices via CUDA. Since operations such as propagation are very simple in nature, they may be readily pushed onto a massively parallel device such as a graphics card or even an ASIC, an Application Specific Integrated Circuit. This in turn would facilitate other work, including better methods for propagation, finding sufficient conditions for propagations, and calculating conditional probabilities for branches. All of these in turn decrease the overall time spent on propagations, and furthermore improve the performance of the fitness function, leading to better results.</w:t>
      </w:r>
    </w:p>
    <w:p w:rsidR="00A20288" w:rsidRPr="008D30E0" w:rsidRDefault="008E3C64" w:rsidP="008D30E0">
      <w:pPr>
        <w:pStyle w:val="paragraph"/>
      </w:pPr>
      <w:r>
        <w:t>Finally, the most important issue is the extension to SHA</w:t>
      </w:r>
      <w:r>
        <w:noBreakHyphen/>
        <w:t>2. As it stands, the code used for the MAW32 propagations may be slightly modified to cryptanalyze the SHA</w:t>
      </w:r>
      <w:r>
        <w:noBreakHyphen/>
        <w:t>2 family, but due to time and computational constraints, could not be completed in the duration of this project. As such, we leave as future work in this area, extending the existing framework to SHA</w:t>
      </w:r>
      <w:r>
        <w:noBreakHyphen/>
        <w:t xml:space="preserve">2 and running the necessary tests in order to try to find potential candidates for </w:t>
      </w:r>
      <m:oMath>
        <m:sSub>
          <m:sSubPr>
            <m:ctrlPr>
              <w:rPr>
                <w:rFonts w:ascii="Cambria Math" w:hAnsi="Cambria Math" w:cs="Linux Libertine"/>
                <w:i/>
              </w:rPr>
            </m:ctrlPr>
          </m:sSubPr>
          <m:e>
            <m:r>
              <m:rPr>
                <m:sty m:val="p"/>
              </m:rPr>
              <w:rPr>
                <w:rFonts w:ascii="Linux Libertine" w:hAnsi="Linux Libertine" w:cs="Linux Libertine"/>
              </w:rPr>
              <m:t>Δ</m:t>
            </m:r>
            <m:ctrlPr>
              <w:rPr>
                <w:rFonts w:ascii="Linux Libertine" w:hAnsi="Linux Libertine" w:cs="Linux Libertine"/>
              </w:rPr>
            </m:ctrlPr>
          </m:e>
          <m:sub>
            <m:r>
              <w:rPr>
                <w:rFonts w:ascii="Cambria Math" w:hAnsi="Cambria Math" w:cs="Linux Libertine"/>
              </w:rPr>
              <m:t>0</m:t>
            </m:r>
          </m:sub>
        </m:sSub>
      </m:oMath>
      <w:r>
        <w:rPr>
          <w:rFonts w:eastAsiaTheme="minorEastAsia"/>
        </w:rPr>
        <w:t xml:space="preserve"> for the cryptanalysis of the SHA</w:t>
      </w:r>
      <w:r>
        <w:rPr>
          <w:rFonts w:eastAsiaTheme="minorEastAsia"/>
        </w:rPr>
        <w:noBreakHyphen/>
        <w:t>2 family.</w:t>
      </w:r>
      <w:r>
        <w:t xml:space="preserve"> </w:t>
      </w:r>
    </w:p>
    <w:p w:rsidR="00787468" w:rsidRDefault="00787468" w:rsidP="00F837C1">
      <w:pPr>
        <w:pStyle w:val="Heading1-nonumber"/>
      </w:pPr>
      <w:bookmarkStart w:id="176" w:name="_Toc528019272"/>
      <w:r>
        <w:lastRenderedPageBreak/>
        <w:t>References</w:t>
      </w:r>
      <w:bookmarkEnd w:id="176"/>
    </w:p>
    <w:p w:rsidR="007C0CB3" w:rsidRPr="007C0CB3" w:rsidRDefault="00192459" w:rsidP="007C0CB3">
      <w:pPr>
        <w:pStyle w:val="EndNoteBibliography"/>
        <w:spacing w:after="0"/>
        <w:ind w:left="720" w:hanging="720"/>
      </w:pPr>
      <w:r>
        <w:fldChar w:fldCharType="begin"/>
      </w:r>
      <w:r>
        <w:instrText xml:space="preserve"> ADDIN EN.REFLIST </w:instrText>
      </w:r>
      <w:r>
        <w:fldChar w:fldCharType="separate"/>
      </w:r>
      <w:r w:rsidR="007C0CB3" w:rsidRPr="007C0CB3">
        <w:t>1.</w:t>
      </w:r>
      <w:r w:rsidR="007C0CB3" w:rsidRPr="007C0CB3">
        <w:tab/>
        <w:t xml:space="preserve">Rivest, R. </w:t>
      </w:r>
      <w:r w:rsidR="007C0CB3" w:rsidRPr="007C0CB3">
        <w:rPr>
          <w:i/>
        </w:rPr>
        <w:t>The MD4 Message Digest Algorithm</w:t>
      </w:r>
      <w:r w:rsidR="007C0CB3" w:rsidRPr="007C0CB3">
        <w:t xml:space="preserve">. 1990; Available from: </w:t>
      </w:r>
      <w:hyperlink r:id="rId33" w:history="1">
        <w:r w:rsidR="007C0CB3" w:rsidRPr="007C0CB3">
          <w:rPr>
            <w:rStyle w:val="Hyperlink"/>
          </w:rPr>
          <w:t>https://tools.ietf.org/html/rfc1186</w:t>
        </w:r>
      </w:hyperlink>
      <w:r w:rsidR="007C0CB3" w:rsidRPr="007C0CB3">
        <w:t>.</w:t>
      </w:r>
    </w:p>
    <w:p w:rsidR="007C0CB3" w:rsidRPr="007C0CB3" w:rsidRDefault="007C0CB3" w:rsidP="007C0CB3">
      <w:pPr>
        <w:pStyle w:val="EndNoteBibliography"/>
        <w:spacing w:after="0"/>
        <w:ind w:left="720" w:hanging="720"/>
      </w:pPr>
      <w:r w:rsidRPr="007C0CB3">
        <w:t>2.</w:t>
      </w:r>
      <w:r w:rsidRPr="007C0CB3">
        <w:tab/>
        <w:t xml:space="preserve">den Boer, B. and A. Bosselaers. </w:t>
      </w:r>
      <w:r w:rsidRPr="007C0CB3">
        <w:rPr>
          <w:i/>
        </w:rPr>
        <w:t>An Attack on the Last Two Rounds of MD4</w:t>
      </w:r>
      <w:r w:rsidRPr="007C0CB3">
        <w:t>. 1992. Berlin, Heidelberg: Springer Berlin Heidelberg.</w:t>
      </w:r>
    </w:p>
    <w:p w:rsidR="007C0CB3" w:rsidRPr="007C0CB3" w:rsidRDefault="007C0CB3" w:rsidP="007C0CB3">
      <w:pPr>
        <w:pStyle w:val="EndNoteBibliography"/>
        <w:spacing w:after="0"/>
        <w:ind w:left="720" w:hanging="720"/>
      </w:pPr>
      <w:r w:rsidRPr="007C0CB3">
        <w:t>3.</w:t>
      </w:r>
      <w:r w:rsidRPr="007C0CB3">
        <w:tab/>
        <w:t xml:space="preserve">Dobbertin, H. </w:t>
      </w:r>
      <w:r w:rsidRPr="007C0CB3">
        <w:rPr>
          <w:i/>
        </w:rPr>
        <w:t>Cryptanalysis of MD4</w:t>
      </w:r>
      <w:r w:rsidRPr="007C0CB3">
        <w:t>. 1996. Berlin, Heidelberg: Springer Berlin Heidelberg.</w:t>
      </w:r>
    </w:p>
    <w:p w:rsidR="007C0CB3" w:rsidRPr="007C0CB3" w:rsidRDefault="007C0CB3" w:rsidP="007C0CB3">
      <w:pPr>
        <w:pStyle w:val="EndNoteBibliography"/>
        <w:spacing w:after="0"/>
        <w:ind w:left="720" w:hanging="720"/>
      </w:pPr>
      <w:r w:rsidRPr="007C0CB3">
        <w:t>4.</w:t>
      </w:r>
      <w:r w:rsidRPr="007C0CB3">
        <w:tab/>
        <w:t xml:space="preserve">Rivest, R., </w:t>
      </w:r>
      <w:r w:rsidRPr="007C0CB3">
        <w:rPr>
          <w:i/>
        </w:rPr>
        <w:t>The MD5 Message-Digest Algorithm.</w:t>
      </w:r>
      <w:r w:rsidRPr="007C0CB3">
        <w:t xml:space="preserve"> 1992.</w:t>
      </w:r>
    </w:p>
    <w:p w:rsidR="007C0CB3" w:rsidRPr="007C0CB3" w:rsidRDefault="007C0CB3" w:rsidP="007C0CB3">
      <w:pPr>
        <w:pStyle w:val="EndNoteBibliography"/>
        <w:spacing w:after="0"/>
        <w:ind w:left="720" w:hanging="720"/>
      </w:pPr>
      <w:r w:rsidRPr="007C0CB3">
        <w:t>5.</w:t>
      </w:r>
      <w:r w:rsidRPr="007C0CB3">
        <w:tab/>
        <w:t xml:space="preserve">Wang, X. and H. Yu. </w:t>
      </w:r>
      <w:r w:rsidRPr="007C0CB3">
        <w:rPr>
          <w:i/>
        </w:rPr>
        <w:t>How to Break MD5 and Other Hash Functions</w:t>
      </w:r>
      <w:r w:rsidRPr="007C0CB3">
        <w:t>. 2005. Berlin, Heidelberg: Springer Berlin Heidelberg.</w:t>
      </w:r>
    </w:p>
    <w:p w:rsidR="007C0CB3" w:rsidRPr="007C0CB3" w:rsidRDefault="007C0CB3" w:rsidP="007C0CB3">
      <w:pPr>
        <w:pStyle w:val="EndNoteBibliography"/>
        <w:spacing w:after="0"/>
        <w:ind w:left="720" w:hanging="720"/>
      </w:pPr>
      <w:r w:rsidRPr="007C0CB3">
        <w:t>6.</w:t>
      </w:r>
      <w:r w:rsidRPr="007C0CB3">
        <w:tab/>
        <w:t xml:space="preserve">Lenstra, A. and B. de Weger. </w:t>
      </w:r>
      <w:r w:rsidRPr="007C0CB3">
        <w:rPr>
          <w:i/>
        </w:rPr>
        <w:t>On the Possibility of Constructing Meaningful Hash Collisions for Public Keys</w:t>
      </w:r>
      <w:r w:rsidRPr="007C0CB3">
        <w:t>. 2005. Berlin, Heidelberg: Springer Berlin Heidelberg.</w:t>
      </w:r>
    </w:p>
    <w:p w:rsidR="007C0CB3" w:rsidRPr="007C0CB3" w:rsidRDefault="007C0CB3" w:rsidP="007C0CB3">
      <w:pPr>
        <w:pStyle w:val="EndNoteBibliography"/>
        <w:spacing w:after="0"/>
        <w:ind w:left="720" w:hanging="720"/>
      </w:pPr>
      <w:r w:rsidRPr="007C0CB3">
        <w:t>7.</w:t>
      </w:r>
      <w:r w:rsidRPr="007C0CB3">
        <w:tab/>
        <w:t xml:space="preserve">Turner, S. and L. Chen. </w:t>
      </w:r>
      <w:r w:rsidRPr="007C0CB3">
        <w:rPr>
          <w:i/>
        </w:rPr>
        <w:t>MD4 to Historic Status</w:t>
      </w:r>
      <w:r w:rsidRPr="007C0CB3">
        <w:t xml:space="preserve">. 2011; Available from: </w:t>
      </w:r>
      <w:hyperlink r:id="rId34" w:history="1">
        <w:r w:rsidRPr="007C0CB3">
          <w:rPr>
            <w:rStyle w:val="Hyperlink"/>
          </w:rPr>
          <w:t>https://tools.ietf.org/html/rfc6150</w:t>
        </w:r>
      </w:hyperlink>
      <w:r w:rsidRPr="007C0CB3">
        <w:t>.</w:t>
      </w:r>
    </w:p>
    <w:p w:rsidR="007C0CB3" w:rsidRPr="007C0CB3" w:rsidRDefault="007C0CB3" w:rsidP="007C0CB3">
      <w:pPr>
        <w:pStyle w:val="EndNoteBibliography"/>
        <w:spacing w:after="0"/>
        <w:ind w:left="720" w:hanging="720"/>
      </w:pPr>
      <w:r w:rsidRPr="007C0CB3">
        <w:t>8.</w:t>
      </w:r>
      <w:r w:rsidRPr="007C0CB3">
        <w:tab/>
        <w:t xml:space="preserve">Turner, S. and L. Chen. </w:t>
      </w:r>
      <w:r w:rsidRPr="007C0CB3">
        <w:rPr>
          <w:i/>
        </w:rPr>
        <w:t>Updated Security Considerations for the MD5 Message-Digest and the HMAC-MD5 Algorithms</w:t>
      </w:r>
      <w:r w:rsidRPr="007C0CB3">
        <w:t xml:space="preserve">. 2011; Available from: </w:t>
      </w:r>
      <w:hyperlink r:id="rId35" w:history="1">
        <w:r w:rsidRPr="007C0CB3">
          <w:rPr>
            <w:rStyle w:val="Hyperlink"/>
          </w:rPr>
          <w:t>https://tools.ietf.org/html/rfc6151</w:t>
        </w:r>
      </w:hyperlink>
      <w:r w:rsidRPr="007C0CB3">
        <w:t>.</w:t>
      </w:r>
    </w:p>
    <w:p w:rsidR="007C0CB3" w:rsidRPr="007C0CB3" w:rsidRDefault="007C0CB3" w:rsidP="007C0CB3">
      <w:pPr>
        <w:pStyle w:val="EndNoteBibliography"/>
        <w:spacing w:after="0"/>
        <w:ind w:left="720" w:hanging="720"/>
      </w:pPr>
      <w:r w:rsidRPr="007C0CB3">
        <w:t>9.</w:t>
      </w:r>
      <w:r w:rsidRPr="007C0CB3">
        <w:tab/>
        <w:t xml:space="preserve">Technology, N.I.o.S.a., </w:t>
      </w:r>
      <w:r w:rsidRPr="007C0CB3">
        <w:rPr>
          <w:i/>
        </w:rPr>
        <w:t>Secure Hash Standard (SHS)</w:t>
      </w:r>
      <w:r w:rsidRPr="007C0CB3">
        <w:t xml:space="preserve">, in </w:t>
      </w:r>
      <w:r w:rsidRPr="007C0CB3">
        <w:rPr>
          <w:i/>
        </w:rPr>
        <w:t>FIPS 180</w:t>
      </w:r>
      <w:r w:rsidRPr="007C0CB3">
        <w:t>. 1993.</w:t>
      </w:r>
    </w:p>
    <w:p w:rsidR="007C0CB3" w:rsidRPr="007C0CB3" w:rsidRDefault="007C0CB3" w:rsidP="007C0CB3">
      <w:pPr>
        <w:pStyle w:val="EndNoteBibliography"/>
        <w:spacing w:after="0"/>
        <w:ind w:left="720" w:hanging="720"/>
      </w:pPr>
      <w:r w:rsidRPr="007C0CB3">
        <w:t>10.</w:t>
      </w:r>
      <w:r w:rsidRPr="007C0CB3">
        <w:tab/>
        <w:t xml:space="preserve">Technology, N.I.o.S.a., </w:t>
      </w:r>
      <w:r w:rsidRPr="007C0CB3">
        <w:rPr>
          <w:i/>
        </w:rPr>
        <w:t>Secure Hash Standard (SHS)</w:t>
      </w:r>
      <w:r w:rsidRPr="007C0CB3">
        <w:t xml:space="preserve">, in </w:t>
      </w:r>
      <w:r w:rsidRPr="007C0CB3">
        <w:rPr>
          <w:i/>
        </w:rPr>
        <w:t>FIPS 180-1</w:t>
      </w:r>
      <w:r w:rsidRPr="007C0CB3">
        <w:t>. 1995.</w:t>
      </w:r>
    </w:p>
    <w:p w:rsidR="007C0CB3" w:rsidRPr="007C0CB3" w:rsidRDefault="007C0CB3" w:rsidP="007C0CB3">
      <w:pPr>
        <w:pStyle w:val="EndNoteBibliography"/>
        <w:spacing w:after="0"/>
        <w:ind w:left="720" w:hanging="720"/>
      </w:pPr>
      <w:r w:rsidRPr="007C0CB3">
        <w:t>11.</w:t>
      </w:r>
      <w:r w:rsidRPr="007C0CB3">
        <w:tab/>
        <w:t xml:space="preserve">Stevens, M., P. Karpman, and T. Peyrin. </w:t>
      </w:r>
      <w:r w:rsidRPr="007C0CB3">
        <w:rPr>
          <w:i/>
        </w:rPr>
        <w:t>Freestart collision for full SHA-1</w:t>
      </w:r>
      <w:r w:rsidRPr="007C0CB3">
        <w:t>. 2015.</w:t>
      </w:r>
    </w:p>
    <w:p w:rsidR="007C0CB3" w:rsidRPr="007C0CB3" w:rsidRDefault="007C0CB3" w:rsidP="007C0CB3">
      <w:pPr>
        <w:pStyle w:val="EndNoteBibliography"/>
        <w:spacing w:after="0"/>
        <w:ind w:left="720" w:hanging="720"/>
      </w:pPr>
      <w:r w:rsidRPr="007C0CB3">
        <w:t>12.</w:t>
      </w:r>
      <w:r w:rsidRPr="007C0CB3">
        <w:tab/>
        <w:t xml:space="preserve">Stevens, M., et al. </w:t>
      </w:r>
      <w:r w:rsidRPr="007C0CB3">
        <w:rPr>
          <w:i/>
        </w:rPr>
        <w:t>The First Collision for Full SHA-1</w:t>
      </w:r>
      <w:r w:rsidRPr="007C0CB3">
        <w:t>. 2017. Cham: Springer International Publishing.</w:t>
      </w:r>
    </w:p>
    <w:p w:rsidR="007C0CB3" w:rsidRPr="007C0CB3" w:rsidRDefault="007C0CB3" w:rsidP="007C0CB3">
      <w:pPr>
        <w:pStyle w:val="EndNoteBibliography"/>
        <w:spacing w:after="0"/>
        <w:ind w:left="720" w:hanging="720"/>
      </w:pPr>
      <w:r w:rsidRPr="007C0CB3">
        <w:t>13.</w:t>
      </w:r>
      <w:r w:rsidRPr="007C0CB3">
        <w:tab/>
        <w:t xml:space="preserve">Technology, N.I.o.S.a., </w:t>
      </w:r>
      <w:r w:rsidRPr="007C0CB3">
        <w:rPr>
          <w:i/>
        </w:rPr>
        <w:t>Secure Hash Standard (SHS)</w:t>
      </w:r>
      <w:r w:rsidRPr="007C0CB3">
        <w:t xml:space="preserve">, in </w:t>
      </w:r>
      <w:r w:rsidRPr="007C0CB3">
        <w:rPr>
          <w:i/>
        </w:rPr>
        <w:t>FIPS 180-2</w:t>
      </w:r>
      <w:r w:rsidRPr="007C0CB3">
        <w:t>. 2002.</w:t>
      </w:r>
    </w:p>
    <w:p w:rsidR="007C0CB3" w:rsidRPr="007C0CB3" w:rsidRDefault="007C0CB3" w:rsidP="007C0CB3">
      <w:pPr>
        <w:pStyle w:val="EndNoteBibliography"/>
        <w:spacing w:after="0"/>
        <w:ind w:left="720" w:hanging="720"/>
      </w:pPr>
      <w:r w:rsidRPr="007C0CB3">
        <w:t>14.</w:t>
      </w:r>
      <w:r w:rsidRPr="007C0CB3">
        <w:tab/>
        <w:t xml:space="preserve">Biham, E. and A. Shamir, </w:t>
      </w:r>
      <w:r w:rsidRPr="007C0CB3">
        <w:rPr>
          <w:i/>
        </w:rPr>
        <w:t>Differential Cryptanalysis of the Data Encryption Standard</w:t>
      </w:r>
      <w:r w:rsidRPr="007C0CB3">
        <w:t>. 1993: Springer-Verlag New York.</w:t>
      </w:r>
    </w:p>
    <w:p w:rsidR="007C0CB3" w:rsidRPr="007C0CB3" w:rsidRDefault="007C0CB3" w:rsidP="007C0CB3">
      <w:pPr>
        <w:pStyle w:val="EndNoteBibliography"/>
        <w:spacing w:after="0"/>
        <w:ind w:left="720" w:hanging="720"/>
      </w:pPr>
      <w:r w:rsidRPr="007C0CB3">
        <w:t>15.</w:t>
      </w:r>
      <w:r w:rsidRPr="007C0CB3">
        <w:tab/>
        <w:t xml:space="preserve">Schläffer, M. and E. Oswald. </w:t>
      </w:r>
      <w:r w:rsidRPr="007C0CB3">
        <w:rPr>
          <w:i/>
        </w:rPr>
        <w:t>Searching for Differential Paths in MD4</w:t>
      </w:r>
      <w:r w:rsidRPr="007C0CB3">
        <w:t>. 2006. Berlin, Heidelberg: Springer Berlin Heidelberg.</w:t>
      </w:r>
    </w:p>
    <w:p w:rsidR="007C0CB3" w:rsidRPr="007C0CB3" w:rsidRDefault="007C0CB3" w:rsidP="007C0CB3">
      <w:pPr>
        <w:pStyle w:val="EndNoteBibliography"/>
        <w:spacing w:after="0"/>
        <w:ind w:left="720" w:hanging="720"/>
      </w:pPr>
      <w:r w:rsidRPr="007C0CB3">
        <w:t>16.</w:t>
      </w:r>
      <w:r w:rsidRPr="007C0CB3">
        <w:tab/>
        <w:t xml:space="preserve">Merkle, R., </w:t>
      </w:r>
      <w:r w:rsidRPr="007C0CB3">
        <w:rPr>
          <w:i/>
        </w:rPr>
        <w:t>Secrecy, Authentication, and Public Key Systems</w:t>
      </w:r>
      <w:r w:rsidRPr="007C0CB3">
        <w:t xml:space="preserve">, in </w:t>
      </w:r>
      <w:r w:rsidRPr="007C0CB3">
        <w:rPr>
          <w:i/>
        </w:rPr>
        <w:t>Department of Electrical Engineering</w:t>
      </w:r>
      <w:r w:rsidRPr="007C0CB3">
        <w:t>. 1979, Stanford University.</w:t>
      </w:r>
    </w:p>
    <w:p w:rsidR="007C0CB3" w:rsidRPr="007C0CB3" w:rsidRDefault="007C0CB3" w:rsidP="007C0CB3">
      <w:pPr>
        <w:pStyle w:val="EndNoteBibliography"/>
        <w:spacing w:after="0"/>
        <w:ind w:left="720" w:hanging="720"/>
      </w:pPr>
      <w:r w:rsidRPr="007C0CB3">
        <w:t>17.</w:t>
      </w:r>
      <w:r w:rsidRPr="007C0CB3">
        <w:tab/>
        <w:t xml:space="preserve">Damgård, I.B. </w:t>
      </w:r>
      <w:r w:rsidRPr="007C0CB3">
        <w:rPr>
          <w:i/>
        </w:rPr>
        <w:t>A Design Principle for Hash Functions</w:t>
      </w:r>
      <w:r w:rsidRPr="007C0CB3">
        <w:t>. 1990. New York, NY: Springer New York.</w:t>
      </w:r>
    </w:p>
    <w:p w:rsidR="007C0CB3" w:rsidRPr="007C0CB3" w:rsidRDefault="007C0CB3" w:rsidP="007C0CB3">
      <w:pPr>
        <w:pStyle w:val="EndNoteBibliography"/>
        <w:spacing w:after="0"/>
        <w:ind w:left="720" w:hanging="720"/>
      </w:pPr>
      <w:r w:rsidRPr="007C0CB3">
        <w:t>18.</w:t>
      </w:r>
      <w:r w:rsidRPr="007C0CB3">
        <w:tab/>
        <w:t xml:space="preserve">Matsui, M. and A. Yamagishi. </w:t>
      </w:r>
      <w:r w:rsidRPr="007C0CB3">
        <w:rPr>
          <w:i/>
        </w:rPr>
        <w:t>A New Method for Known Plaintext Attack of FEAL Cipher</w:t>
      </w:r>
      <w:r w:rsidRPr="007C0CB3">
        <w:t>. 1993. Berlin, Heidelberg: Springer Berlin Heidelberg.</w:t>
      </w:r>
    </w:p>
    <w:p w:rsidR="007C0CB3" w:rsidRPr="007C0CB3" w:rsidRDefault="007C0CB3" w:rsidP="007C0CB3">
      <w:pPr>
        <w:pStyle w:val="EndNoteBibliography"/>
        <w:spacing w:after="0"/>
        <w:ind w:left="720" w:hanging="720"/>
      </w:pPr>
      <w:r w:rsidRPr="007C0CB3">
        <w:t>19.</w:t>
      </w:r>
      <w:r w:rsidRPr="007C0CB3">
        <w:tab/>
        <w:t xml:space="preserve">Coppersmith, D. </w:t>
      </w:r>
      <w:r w:rsidRPr="007C0CB3">
        <w:rPr>
          <w:i/>
        </w:rPr>
        <w:t>The Data Encryption Standard (DES) and its strength against attacks</w:t>
      </w:r>
      <w:r w:rsidRPr="007C0CB3">
        <w:t>. 1994.</w:t>
      </w:r>
    </w:p>
    <w:p w:rsidR="007C0CB3" w:rsidRPr="007C0CB3" w:rsidRDefault="007C0CB3" w:rsidP="007C0CB3">
      <w:pPr>
        <w:pStyle w:val="EndNoteBibliography"/>
        <w:spacing w:after="0"/>
        <w:ind w:left="720" w:hanging="720"/>
      </w:pPr>
      <w:r w:rsidRPr="007C0CB3">
        <w:t>20.</w:t>
      </w:r>
      <w:r w:rsidRPr="007C0CB3">
        <w:tab/>
        <w:t xml:space="preserve">De Cannière, C. and C. Rechberger. </w:t>
      </w:r>
      <w:r w:rsidRPr="007C0CB3">
        <w:rPr>
          <w:i/>
        </w:rPr>
        <w:t>Finding SHA-1 Characteristics: General Results and Applications</w:t>
      </w:r>
      <w:r w:rsidRPr="007C0CB3">
        <w:t>. 2006. Berlin, Heidelberg: Springer Berlin Heidelberg.</w:t>
      </w:r>
    </w:p>
    <w:p w:rsidR="007C0CB3" w:rsidRPr="007C0CB3" w:rsidRDefault="007C0CB3" w:rsidP="007C0CB3">
      <w:pPr>
        <w:pStyle w:val="EndNoteBibliography"/>
        <w:spacing w:after="0"/>
        <w:ind w:left="720" w:hanging="720"/>
      </w:pPr>
      <w:r w:rsidRPr="007C0CB3">
        <w:t>21.</w:t>
      </w:r>
      <w:r w:rsidRPr="007C0CB3">
        <w:tab/>
        <w:t xml:space="preserve">Wang, X., et al. </w:t>
      </w:r>
      <w:r w:rsidRPr="007C0CB3">
        <w:rPr>
          <w:i/>
        </w:rPr>
        <w:t>Cryptanalysis of the Hash Functions MD4 and RIPEMD</w:t>
      </w:r>
      <w:r w:rsidRPr="007C0CB3">
        <w:t>. 2005. Berlin, Heidelberg: Springer Berlin Heidelberg.</w:t>
      </w:r>
    </w:p>
    <w:p w:rsidR="007C0CB3" w:rsidRPr="007C0CB3" w:rsidRDefault="007C0CB3" w:rsidP="007C0CB3">
      <w:pPr>
        <w:pStyle w:val="EndNoteBibliography"/>
        <w:spacing w:after="0"/>
        <w:ind w:left="720" w:hanging="720"/>
      </w:pPr>
      <w:r w:rsidRPr="007C0CB3">
        <w:t>22.</w:t>
      </w:r>
      <w:r w:rsidRPr="007C0CB3">
        <w:tab/>
        <w:t xml:space="preserve">Lamberger, M. and F. Mendel, </w:t>
      </w:r>
      <w:r w:rsidRPr="007C0CB3">
        <w:rPr>
          <w:i/>
        </w:rPr>
        <w:t>Higher-Order Differential Attack on Reduced SHA-256.</w:t>
      </w:r>
      <w:r w:rsidRPr="007C0CB3">
        <w:t xml:space="preserve"> 2011.</w:t>
      </w:r>
    </w:p>
    <w:p w:rsidR="007C0CB3" w:rsidRPr="007C0CB3" w:rsidRDefault="007C0CB3" w:rsidP="007C0CB3">
      <w:pPr>
        <w:pStyle w:val="EndNoteBibliography"/>
        <w:spacing w:after="0"/>
        <w:ind w:left="720" w:hanging="720"/>
      </w:pPr>
      <w:r w:rsidRPr="007C0CB3">
        <w:t>23.</w:t>
      </w:r>
      <w:r w:rsidRPr="007C0CB3">
        <w:tab/>
        <w:t xml:space="preserve">Lai, X., </w:t>
      </w:r>
      <w:r w:rsidRPr="007C0CB3">
        <w:rPr>
          <w:i/>
        </w:rPr>
        <w:t>Higher Order Derivatives and Differential Cryptanalysis</w:t>
      </w:r>
      <w:r w:rsidRPr="007C0CB3">
        <w:t xml:space="preserve">, in </w:t>
      </w:r>
      <w:r w:rsidRPr="007C0CB3">
        <w:rPr>
          <w:i/>
        </w:rPr>
        <w:t>Communications and Cryptography: Two Sides of One Tapestry</w:t>
      </w:r>
      <w:r w:rsidRPr="007C0CB3">
        <w:t>, R.E. Blahut, et al., Editors. 1994, Springer US: Boston, MA. p. 227-233.</w:t>
      </w:r>
    </w:p>
    <w:p w:rsidR="007C0CB3" w:rsidRPr="007C0CB3" w:rsidRDefault="007C0CB3" w:rsidP="007C0CB3">
      <w:pPr>
        <w:pStyle w:val="EndNoteBibliography"/>
        <w:ind w:left="720" w:hanging="720"/>
      </w:pPr>
      <w:r w:rsidRPr="007C0CB3">
        <w:t>24.</w:t>
      </w:r>
      <w:r w:rsidRPr="007C0CB3">
        <w:tab/>
        <w:t xml:space="preserve">Mendel, F., T. Nad, and M. Schläffer. </w:t>
      </w:r>
      <w:r w:rsidRPr="007C0CB3">
        <w:rPr>
          <w:i/>
        </w:rPr>
        <w:t>Finding SHA-2 Characteristics: Searching through a Minefield of Contradictions</w:t>
      </w:r>
      <w:r w:rsidRPr="007C0CB3">
        <w:t>. 2011. Berlin, Heidelberg: Springer Berlin Heidelberg.</w:t>
      </w:r>
    </w:p>
    <w:p w:rsidR="004F5FF9" w:rsidRDefault="00192459" w:rsidP="006B41E1">
      <w:pPr>
        <w:ind w:firstLine="720"/>
      </w:pPr>
      <w:r>
        <w:fldChar w:fldCharType="end"/>
      </w:r>
      <w:r>
        <w:t xml:space="preserve"> </w:t>
      </w:r>
    </w:p>
    <w:p w:rsidR="004B20DF" w:rsidRPr="004B20DF" w:rsidRDefault="00787468" w:rsidP="004B20DF">
      <w:pPr>
        <w:pStyle w:val="Heading1-nonumber"/>
      </w:pPr>
      <w:bookmarkStart w:id="177" w:name="_Toc528019273"/>
      <w:r>
        <w:lastRenderedPageBreak/>
        <w:t>Appendices</w:t>
      </w:r>
      <w:bookmarkEnd w:id="177"/>
    </w:p>
    <w:p w:rsidR="00787468" w:rsidRDefault="00F837C1" w:rsidP="005343B7">
      <w:pPr>
        <w:pStyle w:val="Heading2-nonumber"/>
      </w:pPr>
      <w:bookmarkStart w:id="178" w:name="_Toc528019274"/>
      <w:r>
        <w:t xml:space="preserve">A: </w:t>
      </w:r>
      <w:r w:rsidR="00C71569">
        <w:t>Source Code</w:t>
      </w:r>
      <w:bookmarkEnd w:id="178"/>
    </w:p>
    <w:p w:rsidR="00C71569" w:rsidRDefault="00C71569" w:rsidP="00C71569">
      <w:pPr>
        <w:pStyle w:val="paragraph"/>
      </w:pPr>
      <w:r>
        <w:t xml:space="preserve">All source code is available freely on GitHub at the following link: </w:t>
      </w:r>
      <w:hyperlink r:id="rId36" w:history="1">
        <w:r w:rsidRPr="001E24B3">
          <w:rPr>
            <w:rStyle w:val="Hyperlink"/>
          </w:rPr>
          <w:t>https://github.com/mitchgrout/COMP520</w:t>
        </w:r>
      </w:hyperlink>
    </w:p>
    <w:p w:rsidR="005A1B5F" w:rsidRPr="005A1B5F" w:rsidRDefault="005A1B5F" w:rsidP="00DE56BF">
      <w:pPr>
        <w:pStyle w:val="EndNoteBibliography"/>
        <w:ind w:left="720" w:hanging="720"/>
      </w:pPr>
    </w:p>
    <w:sectPr w:rsidR="005A1B5F" w:rsidRPr="005A1B5F" w:rsidSect="00F837C1">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25B5" w:rsidRDefault="008025B5" w:rsidP="00B231EE">
      <w:pPr>
        <w:spacing w:after="0" w:line="240" w:lineRule="auto"/>
      </w:pPr>
      <w:r>
        <w:separator/>
      </w:r>
    </w:p>
  </w:endnote>
  <w:endnote w:type="continuationSeparator" w:id="0">
    <w:p w:rsidR="008025B5" w:rsidRDefault="008025B5" w:rsidP="00B23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panose1 w:val="02000503000000000000"/>
    <w:charset w:val="00"/>
    <w:family w:val="auto"/>
    <w:pitch w:val="variable"/>
    <w:sig w:usb0="E0000AFF" w:usb1="5200E5FB" w:usb2="02000020" w:usb3="00000000" w:csb0="000001BF" w:csb1="00000000"/>
  </w:font>
  <w:font w:name="Linux Biolinum">
    <w:panose1 w:val="02000503000000000000"/>
    <w:charset w:val="00"/>
    <w:family w:val="auto"/>
    <w:pitch w:val="variable"/>
    <w:sig w:usb0="E0000AFF" w:usb1="5000E5FB" w:usb2="00000020" w:usb3="00000000" w:csb0="000001BF" w:csb1="00000000"/>
  </w:font>
  <w:font w:name="Liberation Mono">
    <w:altName w:val="Calibri"/>
    <w:panose1 w:val="02070409020205020404"/>
    <w:charset w:val="00"/>
    <w:family w:val="modern"/>
    <w:pitch w:val="fixed"/>
    <w:sig w:usb0="E0000AFF" w:usb1="400078FF" w:usb2="00000001" w:usb3="00000000" w:csb0="000001BF" w:csb1="00000000"/>
  </w:font>
  <w:font w:name="Inconsolata">
    <w:altName w:val="Consolas"/>
    <w:charset w:val="00"/>
    <w:family w:val="modern"/>
    <w:pitch w:val="fixed"/>
    <w:sig w:usb0="20000007" w:usb1="00000001" w:usb2="00000000" w:usb3="00000000" w:csb0="00000193"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25B5" w:rsidRDefault="008025B5" w:rsidP="00B231EE">
      <w:pPr>
        <w:spacing w:after="0" w:line="240" w:lineRule="auto"/>
      </w:pPr>
      <w:r>
        <w:separator/>
      </w:r>
    </w:p>
  </w:footnote>
  <w:footnote w:type="continuationSeparator" w:id="0">
    <w:p w:rsidR="008025B5" w:rsidRDefault="008025B5" w:rsidP="00B231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671421"/>
      <w:docPartObj>
        <w:docPartGallery w:val="Page Numbers (Top of Page)"/>
        <w:docPartUnique/>
      </w:docPartObj>
    </w:sdtPr>
    <w:sdtEndPr>
      <w:rPr>
        <w:noProof/>
      </w:rPr>
    </w:sdtEndPr>
    <w:sdtContent>
      <w:p w:rsidR="00E467F3" w:rsidRDefault="00E467F3" w:rsidP="00F525C4">
        <w:pPr>
          <w:pStyle w:val="Header"/>
          <w:jc w:val="right"/>
        </w:pPr>
        <w:r>
          <w:fldChar w:fldCharType="begin"/>
        </w:r>
        <w:r>
          <w:instrText xml:space="preserve"> PAGE   \* MERGEFORMAT </w:instrText>
        </w:r>
        <w:r>
          <w:fldChar w:fldCharType="separate"/>
        </w:r>
        <w:r>
          <w:rPr>
            <w:noProof/>
          </w:rPr>
          <w:t>i</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9285332"/>
      <w:docPartObj>
        <w:docPartGallery w:val="Page Numbers (Top of Page)"/>
        <w:docPartUnique/>
      </w:docPartObj>
    </w:sdtPr>
    <w:sdtEndPr>
      <w:rPr>
        <w:noProof/>
      </w:rPr>
    </w:sdtEndPr>
    <w:sdtContent>
      <w:p w:rsidR="00E467F3" w:rsidRDefault="00E467F3">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rsidR="00E467F3" w:rsidRDefault="00E467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B46D2"/>
    <w:multiLevelType w:val="hybridMultilevel"/>
    <w:tmpl w:val="63947E5A"/>
    <w:lvl w:ilvl="0" w:tplc="14090001">
      <w:start w:val="1"/>
      <w:numFmt w:val="bullet"/>
      <w:lvlText w:val=""/>
      <w:lvlJc w:val="left"/>
      <w:pPr>
        <w:ind w:left="1230" w:hanging="360"/>
      </w:pPr>
      <w:rPr>
        <w:rFonts w:ascii="Symbol" w:hAnsi="Symbol" w:hint="default"/>
      </w:rPr>
    </w:lvl>
    <w:lvl w:ilvl="1" w:tplc="14090003" w:tentative="1">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abstractNum w:abstractNumId="1" w15:restartNumberingAfterBreak="0">
    <w:nsid w:val="16892B1D"/>
    <w:multiLevelType w:val="hybridMultilevel"/>
    <w:tmpl w:val="1FB480E2"/>
    <w:lvl w:ilvl="0" w:tplc="19C62F6A">
      <w:numFmt w:val="bullet"/>
      <w:lvlText w:val="-"/>
      <w:lvlJc w:val="left"/>
      <w:pPr>
        <w:ind w:left="927" w:hanging="360"/>
      </w:pPr>
      <w:rPr>
        <w:rFonts w:ascii="Linux Libertine" w:eastAsiaTheme="minorEastAsia" w:hAnsi="Linux Libertine" w:cs="Linux Libertine" w:hint="default"/>
      </w:rPr>
    </w:lvl>
    <w:lvl w:ilvl="1" w:tplc="14090001">
      <w:start w:val="1"/>
      <w:numFmt w:val="bullet"/>
      <w:lvlText w:val=""/>
      <w:lvlJc w:val="left"/>
      <w:pPr>
        <w:ind w:left="1647" w:hanging="360"/>
      </w:pPr>
      <w:rPr>
        <w:rFonts w:ascii="Symbol" w:hAnsi="Symbol" w:hint="default"/>
      </w:rPr>
    </w:lvl>
    <w:lvl w:ilvl="2" w:tplc="14090005" w:tentative="1">
      <w:start w:val="1"/>
      <w:numFmt w:val="bullet"/>
      <w:lvlText w:val=""/>
      <w:lvlJc w:val="left"/>
      <w:pPr>
        <w:ind w:left="2367" w:hanging="360"/>
      </w:pPr>
      <w:rPr>
        <w:rFonts w:ascii="Wingdings" w:hAnsi="Wingdings" w:hint="default"/>
      </w:rPr>
    </w:lvl>
    <w:lvl w:ilvl="3" w:tplc="14090001" w:tentative="1">
      <w:start w:val="1"/>
      <w:numFmt w:val="bullet"/>
      <w:lvlText w:val=""/>
      <w:lvlJc w:val="left"/>
      <w:pPr>
        <w:ind w:left="3087" w:hanging="360"/>
      </w:pPr>
      <w:rPr>
        <w:rFonts w:ascii="Symbol" w:hAnsi="Symbol" w:hint="default"/>
      </w:rPr>
    </w:lvl>
    <w:lvl w:ilvl="4" w:tplc="14090003" w:tentative="1">
      <w:start w:val="1"/>
      <w:numFmt w:val="bullet"/>
      <w:lvlText w:val="o"/>
      <w:lvlJc w:val="left"/>
      <w:pPr>
        <w:ind w:left="3807" w:hanging="360"/>
      </w:pPr>
      <w:rPr>
        <w:rFonts w:ascii="Courier New" w:hAnsi="Courier New" w:cs="Courier New" w:hint="default"/>
      </w:rPr>
    </w:lvl>
    <w:lvl w:ilvl="5" w:tplc="14090005" w:tentative="1">
      <w:start w:val="1"/>
      <w:numFmt w:val="bullet"/>
      <w:lvlText w:val=""/>
      <w:lvlJc w:val="left"/>
      <w:pPr>
        <w:ind w:left="4527" w:hanging="360"/>
      </w:pPr>
      <w:rPr>
        <w:rFonts w:ascii="Wingdings" w:hAnsi="Wingdings" w:hint="default"/>
      </w:rPr>
    </w:lvl>
    <w:lvl w:ilvl="6" w:tplc="14090001" w:tentative="1">
      <w:start w:val="1"/>
      <w:numFmt w:val="bullet"/>
      <w:lvlText w:val=""/>
      <w:lvlJc w:val="left"/>
      <w:pPr>
        <w:ind w:left="5247" w:hanging="360"/>
      </w:pPr>
      <w:rPr>
        <w:rFonts w:ascii="Symbol" w:hAnsi="Symbol" w:hint="default"/>
      </w:rPr>
    </w:lvl>
    <w:lvl w:ilvl="7" w:tplc="14090003" w:tentative="1">
      <w:start w:val="1"/>
      <w:numFmt w:val="bullet"/>
      <w:lvlText w:val="o"/>
      <w:lvlJc w:val="left"/>
      <w:pPr>
        <w:ind w:left="5967" w:hanging="360"/>
      </w:pPr>
      <w:rPr>
        <w:rFonts w:ascii="Courier New" w:hAnsi="Courier New" w:cs="Courier New" w:hint="default"/>
      </w:rPr>
    </w:lvl>
    <w:lvl w:ilvl="8" w:tplc="14090005" w:tentative="1">
      <w:start w:val="1"/>
      <w:numFmt w:val="bullet"/>
      <w:lvlText w:val=""/>
      <w:lvlJc w:val="left"/>
      <w:pPr>
        <w:ind w:left="6687" w:hanging="360"/>
      </w:pPr>
      <w:rPr>
        <w:rFonts w:ascii="Wingdings" w:hAnsi="Wingdings" w:hint="default"/>
      </w:rPr>
    </w:lvl>
  </w:abstractNum>
  <w:abstractNum w:abstractNumId="2" w15:restartNumberingAfterBreak="0">
    <w:nsid w:val="17CA4660"/>
    <w:multiLevelType w:val="hybridMultilevel"/>
    <w:tmpl w:val="12F4956E"/>
    <w:lvl w:ilvl="0" w:tplc="14090001">
      <w:start w:val="1"/>
      <w:numFmt w:val="bullet"/>
      <w:lvlText w:val=""/>
      <w:lvlJc w:val="left"/>
      <w:pPr>
        <w:ind w:left="1230" w:hanging="360"/>
      </w:pPr>
      <w:rPr>
        <w:rFonts w:ascii="Symbol" w:hAnsi="Symbol" w:hint="default"/>
      </w:rPr>
    </w:lvl>
    <w:lvl w:ilvl="1" w:tplc="14090003" w:tentative="1">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abstractNum w:abstractNumId="3" w15:restartNumberingAfterBreak="0">
    <w:nsid w:val="1A224499"/>
    <w:multiLevelType w:val="hybridMultilevel"/>
    <w:tmpl w:val="B0565CB6"/>
    <w:lvl w:ilvl="0" w:tplc="53C057E4">
      <w:start w:val="1"/>
      <w:numFmt w:val="decimal"/>
      <w:lvlText w:val="%1.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F511179"/>
    <w:multiLevelType w:val="hybridMultilevel"/>
    <w:tmpl w:val="F46A3424"/>
    <w:lvl w:ilvl="0" w:tplc="14090001">
      <w:start w:val="1"/>
      <w:numFmt w:val="bullet"/>
      <w:lvlText w:val=""/>
      <w:lvlJc w:val="left"/>
      <w:pPr>
        <w:ind w:left="1230" w:hanging="360"/>
      </w:pPr>
      <w:rPr>
        <w:rFonts w:ascii="Symbol" w:hAnsi="Symbol" w:hint="default"/>
      </w:rPr>
    </w:lvl>
    <w:lvl w:ilvl="1" w:tplc="14090003" w:tentative="1">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abstractNum w:abstractNumId="5" w15:restartNumberingAfterBreak="0">
    <w:nsid w:val="27C14471"/>
    <w:multiLevelType w:val="hybridMultilevel"/>
    <w:tmpl w:val="A5AAF70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3E5D3990"/>
    <w:multiLevelType w:val="hybridMultilevel"/>
    <w:tmpl w:val="FC260220"/>
    <w:lvl w:ilvl="0" w:tplc="14090001">
      <w:start w:val="1"/>
      <w:numFmt w:val="bullet"/>
      <w:lvlText w:val=""/>
      <w:lvlJc w:val="left"/>
      <w:pPr>
        <w:ind w:left="1230" w:hanging="360"/>
      </w:pPr>
      <w:rPr>
        <w:rFonts w:ascii="Symbol" w:hAnsi="Symbol" w:hint="default"/>
      </w:rPr>
    </w:lvl>
    <w:lvl w:ilvl="1" w:tplc="14090003" w:tentative="1">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abstractNum w:abstractNumId="7" w15:restartNumberingAfterBreak="0">
    <w:nsid w:val="3F9E5B84"/>
    <w:multiLevelType w:val="hybridMultilevel"/>
    <w:tmpl w:val="17DC9C96"/>
    <w:lvl w:ilvl="0" w:tplc="558AE5B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41897167"/>
    <w:multiLevelType w:val="hybridMultilevel"/>
    <w:tmpl w:val="4294BBC8"/>
    <w:lvl w:ilvl="0" w:tplc="14090001">
      <w:start w:val="1"/>
      <w:numFmt w:val="bullet"/>
      <w:lvlText w:val=""/>
      <w:lvlJc w:val="left"/>
      <w:pPr>
        <w:ind w:left="1230" w:hanging="360"/>
      </w:pPr>
      <w:rPr>
        <w:rFonts w:ascii="Symbol" w:hAnsi="Symbol" w:hint="default"/>
      </w:rPr>
    </w:lvl>
    <w:lvl w:ilvl="1" w:tplc="14090003">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abstractNum w:abstractNumId="9" w15:restartNumberingAfterBreak="0">
    <w:nsid w:val="44047F92"/>
    <w:multiLevelType w:val="hybridMultilevel"/>
    <w:tmpl w:val="B804EA44"/>
    <w:lvl w:ilvl="0" w:tplc="14090001">
      <w:start w:val="1"/>
      <w:numFmt w:val="bullet"/>
      <w:lvlText w:val=""/>
      <w:lvlJc w:val="left"/>
      <w:pPr>
        <w:ind w:left="1230" w:hanging="360"/>
      </w:pPr>
      <w:rPr>
        <w:rFonts w:ascii="Symbol" w:hAnsi="Symbol" w:hint="default"/>
      </w:rPr>
    </w:lvl>
    <w:lvl w:ilvl="1" w:tplc="14090003" w:tentative="1">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abstractNum w:abstractNumId="10" w15:restartNumberingAfterBreak="0">
    <w:nsid w:val="446E6936"/>
    <w:multiLevelType w:val="hybridMultilevel"/>
    <w:tmpl w:val="9EA240E4"/>
    <w:lvl w:ilvl="0" w:tplc="0E82D3F2">
      <w:numFmt w:val="bullet"/>
      <w:lvlText w:val="-"/>
      <w:lvlJc w:val="left"/>
      <w:pPr>
        <w:ind w:left="870" w:hanging="360"/>
      </w:pPr>
      <w:rPr>
        <w:rFonts w:ascii="Linux Libertine" w:eastAsiaTheme="minorHAnsi" w:hAnsi="Linux Libertine" w:cs="Linux Libertine" w:hint="default"/>
      </w:rPr>
    </w:lvl>
    <w:lvl w:ilvl="1" w:tplc="14090003" w:tentative="1">
      <w:start w:val="1"/>
      <w:numFmt w:val="bullet"/>
      <w:lvlText w:val="o"/>
      <w:lvlJc w:val="left"/>
      <w:pPr>
        <w:ind w:left="1590" w:hanging="360"/>
      </w:pPr>
      <w:rPr>
        <w:rFonts w:ascii="Courier New" w:hAnsi="Courier New" w:cs="Courier New" w:hint="default"/>
      </w:rPr>
    </w:lvl>
    <w:lvl w:ilvl="2" w:tplc="14090005" w:tentative="1">
      <w:start w:val="1"/>
      <w:numFmt w:val="bullet"/>
      <w:lvlText w:val=""/>
      <w:lvlJc w:val="left"/>
      <w:pPr>
        <w:ind w:left="2310" w:hanging="360"/>
      </w:pPr>
      <w:rPr>
        <w:rFonts w:ascii="Wingdings" w:hAnsi="Wingdings" w:hint="default"/>
      </w:rPr>
    </w:lvl>
    <w:lvl w:ilvl="3" w:tplc="14090001" w:tentative="1">
      <w:start w:val="1"/>
      <w:numFmt w:val="bullet"/>
      <w:lvlText w:val=""/>
      <w:lvlJc w:val="left"/>
      <w:pPr>
        <w:ind w:left="3030" w:hanging="360"/>
      </w:pPr>
      <w:rPr>
        <w:rFonts w:ascii="Symbol" w:hAnsi="Symbol" w:hint="default"/>
      </w:rPr>
    </w:lvl>
    <w:lvl w:ilvl="4" w:tplc="14090003" w:tentative="1">
      <w:start w:val="1"/>
      <w:numFmt w:val="bullet"/>
      <w:lvlText w:val="o"/>
      <w:lvlJc w:val="left"/>
      <w:pPr>
        <w:ind w:left="3750" w:hanging="360"/>
      </w:pPr>
      <w:rPr>
        <w:rFonts w:ascii="Courier New" w:hAnsi="Courier New" w:cs="Courier New" w:hint="default"/>
      </w:rPr>
    </w:lvl>
    <w:lvl w:ilvl="5" w:tplc="14090005" w:tentative="1">
      <w:start w:val="1"/>
      <w:numFmt w:val="bullet"/>
      <w:lvlText w:val=""/>
      <w:lvlJc w:val="left"/>
      <w:pPr>
        <w:ind w:left="4470" w:hanging="360"/>
      </w:pPr>
      <w:rPr>
        <w:rFonts w:ascii="Wingdings" w:hAnsi="Wingdings" w:hint="default"/>
      </w:rPr>
    </w:lvl>
    <w:lvl w:ilvl="6" w:tplc="14090001" w:tentative="1">
      <w:start w:val="1"/>
      <w:numFmt w:val="bullet"/>
      <w:lvlText w:val=""/>
      <w:lvlJc w:val="left"/>
      <w:pPr>
        <w:ind w:left="5190" w:hanging="360"/>
      </w:pPr>
      <w:rPr>
        <w:rFonts w:ascii="Symbol" w:hAnsi="Symbol" w:hint="default"/>
      </w:rPr>
    </w:lvl>
    <w:lvl w:ilvl="7" w:tplc="14090003" w:tentative="1">
      <w:start w:val="1"/>
      <w:numFmt w:val="bullet"/>
      <w:lvlText w:val="o"/>
      <w:lvlJc w:val="left"/>
      <w:pPr>
        <w:ind w:left="5910" w:hanging="360"/>
      </w:pPr>
      <w:rPr>
        <w:rFonts w:ascii="Courier New" w:hAnsi="Courier New" w:cs="Courier New" w:hint="default"/>
      </w:rPr>
    </w:lvl>
    <w:lvl w:ilvl="8" w:tplc="14090005" w:tentative="1">
      <w:start w:val="1"/>
      <w:numFmt w:val="bullet"/>
      <w:lvlText w:val=""/>
      <w:lvlJc w:val="left"/>
      <w:pPr>
        <w:ind w:left="6630" w:hanging="360"/>
      </w:pPr>
      <w:rPr>
        <w:rFonts w:ascii="Wingdings" w:hAnsi="Wingdings" w:hint="default"/>
      </w:rPr>
    </w:lvl>
  </w:abstractNum>
  <w:abstractNum w:abstractNumId="11" w15:restartNumberingAfterBreak="0">
    <w:nsid w:val="462B24D6"/>
    <w:multiLevelType w:val="hybridMultilevel"/>
    <w:tmpl w:val="A462B2E6"/>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12" w15:restartNumberingAfterBreak="0">
    <w:nsid w:val="4B170677"/>
    <w:multiLevelType w:val="hybridMultilevel"/>
    <w:tmpl w:val="81B2F68E"/>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13" w15:restartNumberingAfterBreak="0">
    <w:nsid w:val="4B2333E9"/>
    <w:multiLevelType w:val="hybridMultilevel"/>
    <w:tmpl w:val="7AF476D8"/>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14" w15:restartNumberingAfterBreak="0">
    <w:nsid w:val="5C434314"/>
    <w:multiLevelType w:val="multilevel"/>
    <w:tmpl w:val="F3F6AC9C"/>
    <w:lvl w:ilvl="0">
      <w:start w:val="1"/>
      <w:numFmt w:val="decimal"/>
      <w:pStyle w:val="Heading1"/>
      <w:lvlText w:val="%1."/>
      <w:lvlJc w:val="left"/>
      <w:pPr>
        <w:ind w:left="360" w:hanging="360"/>
      </w:pPr>
    </w:lvl>
    <w:lvl w:ilvl="1">
      <w:start w:val="1"/>
      <w:numFmt w:val="decimal"/>
      <w:pStyle w:val="Heading2"/>
      <w:lvlText w:val="%1.%2"/>
      <w:lvlJc w:val="left"/>
      <w:pPr>
        <w:ind w:left="576" w:hanging="576"/>
      </w:pPr>
      <w:rPr>
        <w:rFonts w:asciiTheme="majorHAnsi" w:hAnsiTheme="majorHAnsi" w:cstheme="majorHAnsi" w:hint="default"/>
        <w:sz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5D9A28D1"/>
    <w:multiLevelType w:val="hybridMultilevel"/>
    <w:tmpl w:val="4928DE96"/>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16" w15:restartNumberingAfterBreak="0">
    <w:nsid w:val="67A16411"/>
    <w:multiLevelType w:val="hybridMultilevel"/>
    <w:tmpl w:val="3BF20780"/>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17" w15:restartNumberingAfterBreak="0">
    <w:nsid w:val="7B357F8D"/>
    <w:multiLevelType w:val="hybridMultilevel"/>
    <w:tmpl w:val="1B2E0018"/>
    <w:lvl w:ilvl="0" w:tplc="14090001">
      <w:start w:val="1"/>
      <w:numFmt w:val="bullet"/>
      <w:lvlText w:val=""/>
      <w:lvlJc w:val="left"/>
      <w:pPr>
        <w:ind w:left="1230" w:hanging="360"/>
      </w:pPr>
      <w:rPr>
        <w:rFonts w:ascii="Symbol" w:hAnsi="Symbol" w:hint="default"/>
      </w:rPr>
    </w:lvl>
    <w:lvl w:ilvl="1" w:tplc="14090003" w:tentative="1">
      <w:start w:val="1"/>
      <w:numFmt w:val="bullet"/>
      <w:lvlText w:val="o"/>
      <w:lvlJc w:val="left"/>
      <w:pPr>
        <w:ind w:left="1950" w:hanging="360"/>
      </w:pPr>
      <w:rPr>
        <w:rFonts w:ascii="Courier New" w:hAnsi="Courier New" w:cs="Courier New" w:hint="default"/>
      </w:rPr>
    </w:lvl>
    <w:lvl w:ilvl="2" w:tplc="14090005" w:tentative="1">
      <w:start w:val="1"/>
      <w:numFmt w:val="bullet"/>
      <w:lvlText w:val=""/>
      <w:lvlJc w:val="left"/>
      <w:pPr>
        <w:ind w:left="2670" w:hanging="360"/>
      </w:pPr>
      <w:rPr>
        <w:rFonts w:ascii="Wingdings" w:hAnsi="Wingdings" w:hint="default"/>
      </w:rPr>
    </w:lvl>
    <w:lvl w:ilvl="3" w:tplc="14090001" w:tentative="1">
      <w:start w:val="1"/>
      <w:numFmt w:val="bullet"/>
      <w:lvlText w:val=""/>
      <w:lvlJc w:val="left"/>
      <w:pPr>
        <w:ind w:left="3390" w:hanging="360"/>
      </w:pPr>
      <w:rPr>
        <w:rFonts w:ascii="Symbol" w:hAnsi="Symbol" w:hint="default"/>
      </w:rPr>
    </w:lvl>
    <w:lvl w:ilvl="4" w:tplc="14090003" w:tentative="1">
      <w:start w:val="1"/>
      <w:numFmt w:val="bullet"/>
      <w:lvlText w:val="o"/>
      <w:lvlJc w:val="left"/>
      <w:pPr>
        <w:ind w:left="4110" w:hanging="360"/>
      </w:pPr>
      <w:rPr>
        <w:rFonts w:ascii="Courier New" w:hAnsi="Courier New" w:cs="Courier New" w:hint="default"/>
      </w:rPr>
    </w:lvl>
    <w:lvl w:ilvl="5" w:tplc="14090005" w:tentative="1">
      <w:start w:val="1"/>
      <w:numFmt w:val="bullet"/>
      <w:lvlText w:val=""/>
      <w:lvlJc w:val="left"/>
      <w:pPr>
        <w:ind w:left="4830" w:hanging="360"/>
      </w:pPr>
      <w:rPr>
        <w:rFonts w:ascii="Wingdings" w:hAnsi="Wingdings" w:hint="default"/>
      </w:rPr>
    </w:lvl>
    <w:lvl w:ilvl="6" w:tplc="14090001" w:tentative="1">
      <w:start w:val="1"/>
      <w:numFmt w:val="bullet"/>
      <w:lvlText w:val=""/>
      <w:lvlJc w:val="left"/>
      <w:pPr>
        <w:ind w:left="5550" w:hanging="360"/>
      </w:pPr>
      <w:rPr>
        <w:rFonts w:ascii="Symbol" w:hAnsi="Symbol" w:hint="default"/>
      </w:rPr>
    </w:lvl>
    <w:lvl w:ilvl="7" w:tplc="14090003" w:tentative="1">
      <w:start w:val="1"/>
      <w:numFmt w:val="bullet"/>
      <w:lvlText w:val="o"/>
      <w:lvlJc w:val="left"/>
      <w:pPr>
        <w:ind w:left="6270" w:hanging="360"/>
      </w:pPr>
      <w:rPr>
        <w:rFonts w:ascii="Courier New" w:hAnsi="Courier New" w:cs="Courier New" w:hint="default"/>
      </w:rPr>
    </w:lvl>
    <w:lvl w:ilvl="8" w:tplc="14090005" w:tentative="1">
      <w:start w:val="1"/>
      <w:numFmt w:val="bullet"/>
      <w:lvlText w:val=""/>
      <w:lvlJc w:val="left"/>
      <w:pPr>
        <w:ind w:left="6990" w:hanging="360"/>
      </w:pPr>
      <w:rPr>
        <w:rFonts w:ascii="Wingdings" w:hAnsi="Wingdings" w:hint="default"/>
      </w:rPr>
    </w:lvl>
  </w:abstractNum>
  <w:num w:numId="1">
    <w:abstractNumId w:val="7"/>
  </w:num>
  <w:num w:numId="2">
    <w:abstractNumId w:val="3"/>
  </w:num>
  <w:num w:numId="3">
    <w:abstractNumId w:val="14"/>
  </w:num>
  <w:num w:numId="4">
    <w:abstractNumId w:val="2"/>
  </w:num>
  <w:num w:numId="5">
    <w:abstractNumId w:val="8"/>
  </w:num>
  <w:num w:numId="6">
    <w:abstractNumId w:val="17"/>
  </w:num>
  <w:num w:numId="7">
    <w:abstractNumId w:val="4"/>
  </w:num>
  <w:num w:numId="8">
    <w:abstractNumId w:val="0"/>
  </w:num>
  <w:num w:numId="9">
    <w:abstractNumId w:val="11"/>
  </w:num>
  <w:num w:numId="10">
    <w:abstractNumId w:val="6"/>
  </w:num>
  <w:num w:numId="11">
    <w:abstractNumId w:val="9"/>
  </w:num>
  <w:num w:numId="12">
    <w:abstractNumId w:val="5"/>
  </w:num>
  <w:num w:numId="13">
    <w:abstractNumId w:val="16"/>
  </w:num>
  <w:num w:numId="14">
    <w:abstractNumId w:val="12"/>
  </w:num>
  <w:num w:numId="15">
    <w:abstractNumId w:val="13"/>
  </w:num>
  <w:num w:numId="16">
    <w:abstractNumId w:val="15"/>
  </w:num>
  <w:num w:numId="17">
    <w:abstractNumId w:val="1"/>
  </w:num>
  <w:num w:numId="1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tchell">
    <w15:presenceInfo w15:providerId="None" w15:userId="Mitch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Linux Libertine&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ta95tpf5pa0lez2fkvtv5jzwx5vaxpzr9w&quot;&gt;References&lt;record-ids&gt;&lt;item&gt;12&lt;/item&gt;&lt;item&gt;22&lt;/item&gt;&lt;item&gt;23&lt;/item&gt;&lt;item&gt;24&lt;/item&gt;&lt;item&gt;27&lt;/item&gt;&lt;item&gt;28&lt;/item&gt;&lt;item&gt;29&lt;/item&gt;&lt;item&gt;33&lt;/item&gt;&lt;item&gt;35&lt;/item&gt;&lt;item&gt;36&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0F41B1"/>
    <w:rsid w:val="000036C6"/>
    <w:rsid w:val="000038EB"/>
    <w:rsid w:val="000045E7"/>
    <w:rsid w:val="00006BB4"/>
    <w:rsid w:val="0000799A"/>
    <w:rsid w:val="000131C6"/>
    <w:rsid w:val="000140FF"/>
    <w:rsid w:val="00015392"/>
    <w:rsid w:val="000154A9"/>
    <w:rsid w:val="00017562"/>
    <w:rsid w:val="000216F9"/>
    <w:rsid w:val="00023A57"/>
    <w:rsid w:val="0003012B"/>
    <w:rsid w:val="000315DE"/>
    <w:rsid w:val="00031F84"/>
    <w:rsid w:val="00033036"/>
    <w:rsid w:val="00034B80"/>
    <w:rsid w:val="000358FB"/>
    <w:rsid w:val="00037B55"/>
    <w:rsid w:val="00043DCE"/>
    <w:rsid w:val="00051659"/>
    <w:rsid w:val="00053989"/>
    <w:rsid w:val="00053CF3"/>
    <w:rsid w:val="00055A8C"/>
    <w:rsid w:val="00055FB3"/>
    <w:rsid w:val="00063E83"/>
    <w:rsid w:val="0006506C"/>
    <w:rsid w:val="000650D6"/>
    <w:rsid w:val="00066294"/>
    <w:rsid w:val="00071F3D"/>
    <w:rsid w:val="0007351F"/>
    <w:rsid w:val="00073B1D"/>
    <w:rsid w:val="00075AD7"/>
    <w:rsid w:val="00077CB6"/>
    <w:rsid w:val="0008030E"/>
    <w:rsid w:val="0008353E"/>
    <w:rsid w:val="000846CA"/>
    <w:rsid w:val="00084A0D"/>
    <w:rsid w:val="00084D9B"/>
    <w:rsid w:val="00090CD1"/>
    <w:rsid w:val="000943D2"/>
    <w:rsid w:val="000962B8"/>
    <w:rsid w:val="000A1A05"/>
    <w:rsid w:val="000A2976"/>
    <w:rsid w:val="000A2A31"/>
    <w:rsid w:val="000A3173"/>
    <w:rsid w:val="000A384E"/>
    <w:rsid w:val="000A3DBC"/>
    <w:rsid w:val="000A578B"/>
    <w:rsid w:val="000A60E3"/>
    <w:rsid w:val="000A7B40"/>
    <w:rsid w:val="000B00A6"/>
    <w:rsid w:val="000B0E1B"/>
    <w:rsid w:val="000B1EC3"/>
    <w:rsid w:val="000B6B2E"/>
    <w:rsid w:val="000B76DD"/>
    <w:rsid w:val="000C1060"/>
    <w:rsid w:val="000C2116"/>
    <w:rsid w:val="000C2DBC"/>
    <w:rsid w:val="000C3743"/>
    <w:rsid w:val="000C433C"/>
    <w:rsid w:val="000C57FC"/>
    <w:rsid w:val="000C7943"/>
    <w:rsid w:val="000C7FC9"/>
    <w:rsid w:val="000D3F2B"/>
    <w:rsid w:val="000D4708"/>
    <w:rsid w:val="000D5178"/>
    <w:rsid w:val="000D5543"/>
    <w:rsid w:val="000D648C"/>
    <w:rsid w:val="000D687E"/>
    <w:rsid w:val="000E0649"/>
    <w:rsid w:val="000E456D"/>
    <w:rsid w:val="000E4BDD"/>
    <w:rsid w:val="000E70BD"/>
    <w:rsid w:val="000F345D"/>
    <w:rsid w:val="000F3482"/>
    <w:rsid w:val="000F41B1"/>
    <w:rsid w:val="000F4619"/>
    <w:rsid w:val="000F53D8"/>
    <w:rsid w:val="000F72BC"/>
    <w:rsid w:val="001012FB"/>
    <w:rsid w:val="00103445"/>
    <w:rsid w:val="0010586F"/>
    <w:rsid w:val="00106CA9"/>
    <w:rsid w:val="0010734D"/>
    <w:rsid w:val="001079A2"/>
    <w:rsid w:val="00110BBB"/>
    <w:rsid w:val="00111377"/>
    <w:rsid w:val="00115DB9"/>
    <w:rsid w:val="001161AD"/>
    <w:rsid w:val="0012217E"/>
    <w:rsid w:val="0013122D"/>
    <w:rsid w:val="001323D3"/>
    <w:rsid w:val="00132D31"/>
    <w:rsid w:val="00135DB4"/>
    <w:rsid w:val="001420CF"/>
    <w:rsid w:val="001430B9"/>
    <w:rsid w:val="00145B7F"/>
    <w:rsid w:val="0014663E"/>
    <w:rsid w:val="001559FE"/>
    <w:rsid w:val="001600AE"/>
    <w:rsid w:val="00160A7D"/>
    <w:rsid w:val="001720FE"/>
    <w:rsid w:val="00174D0D"/>
    <w:rsid w:val="00174E03"/>
    <w:rsid w:val="00175369"/>
    <w:rsid w:val="0018049E"/>
    <w:rsid w:val="00183E28"/>
    <w:rsid w:val="00184460"/>
    <w:rsid w:val="00184577"/>
    <w:rsid w:val="00187990"/>
    <w:rsid w:val="00190BE9"/>
    <w:rsid w:val="00192459"/>
    <w:rsid w:val="001A2EBC"/>
    <w:rsid w:val="001A3F2F"/>
    <w:rsid w:val="001A5C99"/>
    <w:rsid w:val="001A66E0"/>
    <w:rsid w:val="001A71CA"/>
    <w:rsid w:val="001B2637"/>
    <w:rsid w:val="001B520A"/>
    <w:rsid w:val="001B728E"/>
    <w:rsid w:val="001B74D5"/>
    <w:rsid w:val="001C1D89"/>
    <w:rsid w:val="001C4423"/>
    <w:rsid w:val="001C56EA"/>
    <w:rsid w:val="001D28CC"/>
    <w:rsid w:val="001D3B97"/>
    <w:rsid w:val="001D4083"/>
    <w:rsid w:val="001D626D"/>
    <w:rsid w:val="001E0BBB"/>
    <w:rsid w:val="001E6430"/>
    <w:rsid w:val="001F13BF"/>
    <w:rsid w:val="001F5622"/>
    <w:rsid w:val="001F7A3B"/>
    <w:rsid w:val="00200276"/>
    <w:rsid w:val="002024D3"/>
    <w:rsid w:val="00202A57"/>
    <w:rsid w:val="00202BB3"/>
    <w:rsid w:val="00205E1B"/>
    <w:rsid w:val="00210B80"/>
    <w:rsid w:val="002117D7"/>
    <w:rsid w:val="002129B3"/>
    <w:rsid w:val="00213BDD"/>
    <w:rsid w:val="0021411F"/>
    <w:rsid w:val="00220A7F"/>
    <w:rsid w:val="002216B0"/>
    <w:rsid w:val="00221B1E"/>
    <w:rsid w:val="0022266F"/>
    <w:rsid w:val="002273C2"/>
    <w:rsid w:val="002348CD"/>
    <w:rsid w:val="0023537F"/>
    <w:rsid w:val="002357A3"/>
    <w:rsid w:val="00235942"/>
    <w:rsid w:val="00237292"/>
    <w:rsid w:val="002465D3"/>
    <w:rsid w:val="002515E2"/>
    <w:rsid w:val="00251CD7"/>
    <w:rsid w:val="0025393C"/>
    <w:rsid w:val="00256EFC"/>
    <w:rsid w:val="002606E6"/>
    <w:rsid w:val="00264DAA"/>
    <w:rsid w:val="00264F5A"/>
    <w:rsid w:val="002661ED"/>
    <w:rsid w:val="00267957"/>
    <w:rsid w:val="0027186E"/>
    <w:rsid w:val="00274797"/>
    <w:rsid w:val="00275423"/>
    <w:rsid w:val="00283B36"/>
    <w:rsid w:val="00284400"/>
    <w:rsid w:val="0028768E"/>
    <w:rsid w:val="00287C40"/>
    <w:rsid w:val="00290BD4"/>
    <w:rsid w:val="002957E1"/>
    <w:rsid w:val="00295EFD"/>
    <w:rsid w:val="002977EF"/>
    <w:rsid w:val="002A1314"/>
    <w:rsid w:val="002A131E"/>
    <w:rsid w:val="002A188E"/>
    <w:rsid w:val="002A29EA"/>
    <w:rsid w:val="002A3015"/>
    <w:rsid w:val="002A4B10"/>
    <w:rsid w:val="002A60E1"/>
    <w:rsid w:val="002A7EA8"/>
    <w:rsid w:val="002B3E03"/>
    <w:rsid w:val="002B3E75"/>
    <w:rsid w:val="002B5D71"/>
    <w:rsid w:val="002B6C61"/>
    <w:rsid w:val="002D0CB1"/>
    <w:rsid w:val="002D2D50"/>
    <w:rsid w:val="002D5A3C"/>
    <w:rsid w:val="002E033B"/>
    <w:rsid w:val="002E0B18"/>
    <w:rsid w:val="002E1941"/>
    <w:rsid w:val="002E35F1"/>
    <w:rsid w:val="002F2560"/>
    <w:rsid w:val="002F2B24"/>
    <w:rsid w:val="002F444B"/>
    <w:rsid w:val="002F63C7"/>
    <w:rsid w:val="00303D02"/>
    <w:rsid w:val="00304312"/>
    <w:rsid w:val="0030565E"/>
    <w:rsid w:val="003062DA"/>
    <w:rsid w:val="0030725A"/>
    <w:rsid w:val="00307E15"/>
    <w:rsid w:val="003102C1"/>
    <w:rsid w:val="00312EC8"/>
    <w:rsid w:val="00315B25"/>
    <w:rsid w:val="00322F4E"/>
    <w:rsid w:val="00326122"/>
    <w:rsid w:val="0033020D"/>
    <w:rsid w:val="0033349C"/>
    <w:rsid w:val="0034046C"/>
    <w:rsid w:val="00342733"/>
    <w:rsid w:val="00344AC8"/>
    <w:rsid w:val="0034638D"/>
    <w:rsid w:val="00346FFD"/>
    <w:rsid w:val="00347AF4"/>
    <w:rsid w:val="003505AA"/>
    <w:rsid w:val="00350FC5"/>
    <w:rsid w:val="00353CE6"/>
    <w:rsid w:val="003565F1"/>
    <w:rsid w:val="00357429"/>
    <w:rsid w:val="00363FC8"/>
    <w:rsid w:val="00364F10"/>
    <w:rsid w:val="00366C3D"/>
    <w:rsid w:val="00372DA6"/>
    <w:rsid w:val="003737E3"/>
    <w:rsid w:val="00373CB2"/>
    <w:rsid w:val="00374D33"/>
    <w:rsid w:val="003756AB"/>
    <w:rsid w:val="003758A6"/>
    <w:rsid w:val="00375AA1"/>
    <w:rsid w:val="003768EC"/>
    <w:rsid w:val="00383B8B"/>
    <w:rsid w:val="003865D3"/>
    <w:rsid w:val="00397E81"/>
    <w:rsid w:val="003A0695"/>
    <w:rsid w:val="003A3855"/>
    <w:rsid w:val="003A625F"/>
    <w:rsid w:val="003A7B47"/>
    <w:rsid w:val="003B306F"/>
    <w:rsid w:val="003B3C20"/>
    <w:rsid w:val="003B64E4"/>
    <w:rsid w:val="003B728E"/>
    <w:rsid w:val="003C0956"/>
    <w:rsid w:val="003C131E"/>
    <w:rsid w:val="003C38D9"/>
    <w:rsid w:val="003C7F90"/>
    <w:rsid w:val="003D270C"/>
    <w:rsid w:val="003D630D"/>
    <w:rsid w:val="003D6550"/>
    <w:rsid w:val="003D79CF"/>
    <w:rsid w:val="003E0C5E"/>
    <w:rsid w:val="003E1579"/>
    <w:rsid w:val="003E24CB"/>
    <w:rsid w:val="003E3608"/>
    <w:rsid w:val="003E5282"/>
    <w:rsid w:val="003F19BE"/>
    <w:rsid w:val="003F3860"/>
    <w:rsid w:val="003F687F"/>
    <w:rsid w:val="00402787"/>
    <w:rsid w:val="00404A0D"/>
    <w:rsid w:val="0040549B"/>
    <w:rsid w:val="004103A8"/>
    <w:rsid w:val="00413DF1"/>
    <w:rsid w:val="00417789"/>
    <w:rsid w:val="004255C0"/>
    <w:rsid w:val="004256C9"/>
    <w:rsid w:val="00426F31"/>
    <w:rsid w:val="0043088C"/>
    <w:rsid w:val="00431CCC"/>
    <w:rsid w:val="00433482"/>
    <w:rsid w:val="004349CD"/>
    <w:rsid w:val="0043680D"/>
    <w:rsid w:val="0043722B"/>
    <w:rsid w:val="00437D98"/>
    <w:rsid w:val="00441D8F"/>
    <w:rsid w:val="004422E6"/>
    <w:rsid w:val="0044281F"/>
    <w:rsid w:val="00442EF3"/>
    <w:rsid w:val="0044341D"/>
    <w:rsid w:val="00445B1B"/>
    <w:rsid w:val="00446748"/>
    <w:rsid w:val="0045008E"/>
    <w:rsid w:val="00450522"/>
    <w:rsid w:val="004518B1"/>
    <w:rsid w:val="00452C25"/>
    <w:rsid w:val="004540C3"/>
    <w:rsid w:val="0045432F"/>
    <w:rsid w:val="00454741"/>
    <w:rsid w:val="00457341"/>
    <w:rsid w:val="00457605"/>
    <w:rsid w:val="00460EC1"/>
    <w:rsid w:val="00461035"/>
    <w:rsid w:val="00461737"/>
    <w:rsid w:val="004707FA"/>
    <w:rsid w:val="00473C80"/>
    <w:rsid w:val="0047474A"/>
    <w:rsid w:val="00476124"/>
    <w:rsid w:val="00476E7A"/>
    <w:rsid w:val="00480CC1"/>
    <w:rsid w:val="00481005"/>
    <w:rsid w:val="0048434C"/>
    <w:rsid w:val="00484906"/>
    <w:rsid w:val="004849BE"/>
    <w:rsid w:val="00490779"/>
    <w:rsid w:val="00490895"/>
    <w:rsid w:val="004912F9"/>
    <w:rsid w:val="0049386F"/>
    <w:rsid w:val="00497C51"/>
    <w:rsid w:val="004A1C11"/>
    <w:rsid w:val="004A2693"/>
    <w:rsid w:val="004A344F"/>
    <w:rsid w:val="004A6E65"/>
    <w:rsid w:val="004B20DF"/>
    <w:rsid w:val="004B3BDF"/>
    <w:rsid w:val="004B4ECC"/>
    <w:rsid w:val="004B55D3"/>
    <w:rsid w:val="004B6E3D"/>
    <w:rsid w:val="004B7700"/>
    <w:rsid w:val="004C1DF1"/>
    <w:rsid w:val="004C7EF7"/>
    <w:rsid w:val="004D1CCB"/>
    <w:rsid w:val="004D4C95"/>
    <w:rsid w:val="004D4E3C"/>
    <w:rsid w:val="004D64C4"/>
    <w:rsid w:val="004D6ABC"/>
    <w:rsid w:val="004E0D58"/>
    <w:rsid w:val="004E2C1B"/>
    <w:rsid w:val="004E3871"/>
    <w:rsid w:val="004E4319"/>
    <w:rsid w:val="004F104F"/>
    <w:rsid w:val="004F5E3D"/>
    <w:rsid w:val="004F5FF9"/>
    <w:rsid w:val="005014D1"/>
    <w:rsid w:val="0050310C"/>
    <w:rsid w:val="00507624"/>
    <w:rsid w:val="005113CC"/>
    <w:rsid w:val="005132D0"/>
    <w:rsid w:val="00515CD2"/>
    <w:rsid w:val="00516D37"/>
    <w:rsid w:val="0052023B"/>
    <w:rsid w:val="00521ED3"/>
    <w:rsid w:val="0052390E"/>
    <w:rsid w:val="00523976"/>
    <w:rsid w:val="00525C16"/>
    <w:rsid w:val="005268A9"/>
    <w:rsid w:val="0053040F"/>
    <w:rsid w:val="00530A91"/>
    <w:rsid w:val="005313CF"/>
    <w:rsid w:val="005343B7"/>
    <w:rsid w:val="00535376"/>
    <w:rsid w:val="00535D79"/>
    <w:rsid w:val="00540760"/>
    <w:rsid w:val="00544BA0"/>
    <w:rsid w:val="00546AC9"/>
    <w:rsid w:val="00547883"/>
    <w:rsid w:val="0055006A"/>
    <w:rsid w:val="005506C4"/>
    <w:rsid w:val="00550845"/>
    <w:rsid w:val="00555088"/>
    <w:rsid w:val="00556F39"/>
    <w:rsid w:val="00557804"/>
    <w:rsid w:val="00570771"/>
    <w:rsid w:val="00572081"/>
    <w:rsid w:val="00573D10"/>
    <w:rsid w:val="00573DA6"/>
    <w:rsid w:val="00575B84"/>
    <w:rsid w:val="00577652"/>
    <w:rsid w:val="005801DD"/>
    <w:rsid w:val="00580346"/>
    <w:rsid w:val="00583603"/>
    <w:rsid w:val="00584095"/>
    <w:rsid w:val="00592CFC"/>
    <w:rsid w:val="005978D4"/>
    <w:rsid w:val="005A1B5F"/>
    <w:rsid w:val="005A5163"/>
    <w:rsid w:val="005A79F2"/>
    <w:rsid w:val="005B09C3"/>
    <w:rsid w:val="005B6381"/>
    <w:rsid w:val="005B67C0"/>
    <w:rsid w:val="005B689F"/>
    <w:rsid w:val="005B78D4"/>
    <w:rsid w:val="005C1FA0"/>
    <w:rsid w:val="005C3887"/>
    <w:rsid w:val="005C5347"/>
    <w:rsid w:val="005C7B2B"/>
    <w:rsid w:val="005D3761"/>
    <w:rsid w:val="005D46F1"/>
    <w:rsid w:val="005D4CA8"/>
    <w:rsid w:val="005D4ECC"/>
    <w:rsid w:val="005E37EA"/>
    <w:rsid w:val="005E5104"/>
    <w:rsid w:val="005E6C54"/>
    <w:rsid w:val="005F1910"/>
    <w:rsid w:val="005F211D"/>
    <w:rsid w:val="00602905"/>
    <w:rsid w:val="00604A87"/>
    <w:rsid w:val="00605AB1"/>
    <w:rsid w:val="00605FA2"/>
    <w:rsid w:val="00606410"/>
    <w:rsid w:val="0061253B"/>
    <w:rsid w:val="00614545"/>
    <w:rsid w:val="00615BE1"/>
    <w:rsid w:val="00617126"/>
    <w:rsid w:val="00620EBD"/>
    <w:rsid w:val="00621069"/>
    <w:rsid w:val="00631820"/>
    <w:rsid w:val="00633620"/>
    <w:rsid w:val="0063483D"/>
    <w:rsid w:val="00635B89"/>
    <w:rsid w:val="0063674E"/>
    <w:rsid w:val="00636E62"/>
    <w:rsid w:val="00640835"/>
    <w:rsid w:val="00642446"/>
    <w:rsid w:val="00644A94"/>
    <w:rsid w:val="0065195F"/>
    <w:rsid w:val="006548B9"/>
    <w:rsid w:val="006559FC"/>
    <w:rsid w:val="00655E04"/>
    <w:rsid w:val="00657667"/>
    <w:rsid w:val="0066133B"/>
    <w:rsid w:val="00661378"/>
    <w:rsid w:val="00662524"/>
    <w:rsid w:val="00662B72"/>
    <w:rsid w:val="00665A91"/>
    <w:rsid w:val="00665F38"/>
    <w:rsid w:val="00670F92"/>
    <w:rsid w:val="0067714F"/>
    <w:rsid w:val="00681DCE"/>
    <w:rsid w:val="00681E19"/>
    <w:rsid w:val="00683379"/>
    <w:rsid w:val="00684A8A"/>
    <w:rsid w:val="00685B93"/>
    <w:rsid w:val="00686895"/>
    <w:rsid w:val="006902D3"/>
    <w:rsid w:val="00690B6D"/>
    <w:rsid w:val="0069547E"/>
    <w:rsid w:val="006A1DEF"/>
    <w:rsid w:val="006A339A"/>
    <w:rsid w:val="006A474A"/>
    <w:rsid w:val="006A48D0"/>
    <w:rsid w:val="006A624C"/>
    <w:rsid w:val="006B41E1"/>
    <w:rsid w:val="006C1D70"/>
    <w:rsid w:val="006C1FF5"/>
    <w:rsid w:val="006C57DE"/>
    <w:rsid w:val="006C7100"/>
    <w:rsid w:val="006C7B21"/>
    <w:rsid w:val="006D1935"/>
    <w:rsid w:val="006D42D2"/>
    <w:rsid w:val="006D5033"/>
    <w:rsid w:val="006D5C87"/>
    <w:rsid w:val="006D6026"/>
    <w:rsid w:val="006D65B0"/>
    <w:rsid w:val="006D788C"/>
    <w:rsid w:val="006E3D5A"/>
    <w:rsid w:val="006E4709"/>
    <w:rsid w:val="006E6D9F"/>
    <w:rsid w:val="006F02BD"/>
    <w:rsid w:val="006F24C7"/>
    <w:rsid w:val="006F2581"/>
    <w:rsid w:val="006F360E"/>
    <w:rsid w:val="006F4F8A"/>
    <w:rsid w:val="006F5161"/>
    <w:rsid w:val="006F5289"/>
    <w:rsid w:val="006F6CE7"/>
    <w:rsid w:val="006F70F2"/>
    <w:rsid w:val="006F78C4"/>
    <w:rsid w:val="00700167"/>
    <w:rsid w:val="00702DA7"/>
    <w:rsid w:val="007055B5"/>
    <w:rsid w:val="00705DCF"/>
    <w:rsid w:val="00706CA3"/>
    <w:rsid w:val="00707A49"/>
    <w:rsid w:val="007129A9"/>
    <w:rsid w:val="00712A5C"/>
    <w:rsid w:val="00713FB8"/>
    <w:rsid w:val="00720B9B"/>
    <w:rsid w:val="0072177B"/>
    <w:rsid w:val="00722AA8"/>
    <w:rsid w:val="00723BE7"/>
    <w:rsid w:val="00724B91"/>
    <w:rsid w:val="00725263"/>
    <w:rsid w:val="007262BC"/>
    <w:rsid w:val="00727BBF"/>
    <w:rsid w:val="007334AA"/>
    <w:rsid w:val="00736804"/>
    <w:rsid w:val="007371E1"/>
    <w:rsid w:val="007420E3"/>
    <w:rsid w:val="00744B15"/>
    <w:rsid w:val="007500AE"/>
    <w:rsid w:val="00753887"/>
    <w:rsid w:val="00755A38"/>
    <w:rsid w:val="00761C56"/>
    <w:rsid w:val="007662B3"/>
    <w:rsid w:val="00767B73"/>
    <w:rsid w:val="007703FE"/>
    <w:rsid w:val="0077125A"/>
    <w:rsid w:val="00771B53"/>
    <w:rsid w:val="007729C3"/>
    <w:rsid w:val="00774BCA"/>
    <w:rsid w:val="00782680"/>
    <w:rsid w:val="0078332B"/>
    <w:rsid w:val="00787468"/>
    <w:rsid w:val="00792D0E"/>
    <w:rsid w:val="007971F5"/>
    <w:rsid w:val="007A252A"/>
    <w:rsid w:val="007A57FA"/>
    <w:rsid w:val="007A6615"/>
    <w:rsid w:val="007B1E0F"/>
    <w:rsid w:val="007B1FE3"/>
    <w:rsid w:val="007B428E"/>
    <w:rsid w:val="007B49C7"/>
    <w:rsid w:val="007B4A2E"/>
    <w:rsid w:val="007B50D5"/>
    <w:rsid w:val="007C0CB3"/>
    <w:rsid w:val="007C30EE"/>
    <w:rsid w:val="007C71DD"/>
    <w:rsid w:val="007C7B35"/>
    <w:rsid w:val="007D0051"/>
    <w:rsid w:val="007D27B4"/>
    <w:rsid w:val="007D414E"/>
    <w:rsid w:val="007D502A"/>
    <w:rsid w:val="007D6D8E"/>
    <w:rsid w:val="007E12C7"/>
    <w:rsid w:val="007E2611"/>
    <w:rsid w:val="007E372A"/>
    <w:rsid w:val="007E6C46"/>
    <w:rsid w:val="007E70F5"/>
    <w:rsid w:val="007E7ABE"/>
    <w:rsid w:val="007F199C"/>
    <w:rsid w:val="007F1D04"/>
    <w:rsid w:val="007F2482"/>
    <w:rsid w:val="007F26A6"/>
    <w:rsid w:val="007F7CF6"/>
    <w:rsid w:val="008025B5"/>
    <w:rsid w:val="00805B91"/>
    <w:rsid w:val="00805E02"/>
    <w:rsid w:val="0080764D"/>
    <w:rsid w:val="00810AFD"/>
    <w:rsid w:val="00812B3C"/>
    <w:rsid w:val="00813E42"/>
    <w:rsid w:val="00813FCD"/>
    <w:rsid w:val="00814AD2"/>
    <w:rsid w:val="0082084F"/>
    <w:rsid w:val="00820FC7"/>
    <w:rsid w:val="00821A31"/>
    <w:rsid w:val="00825690"/>
    <w:rsid w:val="00827E4B"/>
    <w:rsid w:val="008335E9"/>
    <w:rsid w:val="0083626F"/>
    <w:rsid w:val="00842FF0"/>
    <w:rsid w:val="00845775"/>
    <w:rsid w:val="00846D3B"/>
    <w:rsid w:val="00850251"/>
    <w:rsid w:val="00853571"/>
    <w:rsid w:val="008544F2"/>
    <w:rsid w:val="008559B7"/>
    <w:rsid w:val="0086051B"/>
    <w:rsid w:val="008627C1"/>
    <w:rsid w:val="00863A1B"/>
    <w:rsid w:val="00865D4F"/>
    <w:rsid w:val="0087053B"/>
    <w:rsid w:val="00873B9B"/>
    <w:rsid w:val="008745D8"/>
    <w:rsid w:val="00881F87"/>
    <w:rsid w:val="008835FD"/>
    <w:rsid w:val="00883AC1"/>
    <w:rsid w:val="008866FF"/>
    <w:rsid w:val="00890BE9"/>
    <w:rsid w:val="00890C8A"/>
    <w:rsid w:val="00895F57"/>
    <w:rsid w:val="00896497"/>
    <w:rsid w:val="00897B05"/>
    <w:rsid w:val="00897E1E"/>
    <w:rsid w:val="008B23F6"/>
    <w:rsid w:val="008B3E12"/>
    <w:rsid w:val="008B46D2"/>
    <w:rsid w:val="008B5E9E"/>
    <w:rsid w:val="008C3BE7"/>
    <w:rsid w:val="008C6C2A"/>
    <w:rsid w:val="008C7A7F"/>
    <w:rsid w:val="008D0908"/>
    <w:rsid w:val="008D30E0"/>
    <w:rsid w:val="008D7EA0"/>
    <w:rsid w:val="008E3C64"/>
    <w:rsid w:val="008E4D28"/>
    <w:rsid w:val="008E5F99"/>
    <w:rsid w:val="008F1B84"/>
    <w:rsid w:val="008F1FDD"/>
    <w:rsid w:val="008F41B2"/>
    <w:rsid w:val="008F5A26"/>
    <w:rsid w:val="008F6238"/>
    <w:rsid w:val="008F72D0"/>
    <w:rsid w:val="008F7D0D"/>
    <w:rsid w:val="008F7E93"/>
    <w:rsid w:val="00900FE3"/>
    <w:rsid w:val="009012C5"/>
    <w:rsid w:val="00902581"/>
    <w:rsid w:val="009035D9"/>
    <w:rsid w:val="0090361E"/>
    <w:rsid w:val="00906135"/>
    <w:rsid w:val="00907AF3"/>
    <w:rsid w:val="009112CD"/>
    <w:rsid w:val="0091228D"/>
    <w:rsid w:val="00920842"/>
    <w:rsid w:val="00921892"/>
    <w:rsid w:val="00922776"/>
    <w:rsid w:val="009307DA"/>
    <w:rsid w:val="00932600"/>
    <w:rsid w:val="009327D4"/>
    <w:rsid w:val="009355CB"/>
    <w:rsid w:val="00940E80"/>
    <w:rsid w:val="00941F4C"/>
    <w:rsid w:val="00947C00"/>
    <w:rsid w:val="00953BE5"/>
    <w:rsid w:val="00954BBF"/>
    <w:rsid w:val="0095656E"/>
    <w:rsid w:val="00956732"/>
    <w:rsid w:val="00957F1A"/>
    <w:rsid w:val="00960AEB"/>
    <w:rsid w:val="0096206A"/>
    <w:rsid w:val="00964BF7"/>
    <w:rsid w:val="00965266"/>
    <w:rsid w:val="00967B96"/>
    <w:rsid w:val="00972268"/>
    <w:rsid w:val="0097261C"/>
    <w:rsid w:val="00972B5E"/>
    <w:rsid w:val="00976B4B"/>
    <w:rsid w:val="00976E45"/>
    <w:rsid w:val="00977CE2"/>
    <w:rsid w:val="009805A7"/>
    <w:rsid w:val="00980686"/>
    <w:rsid w:val="00983117"/>
    <w:rsid w:val="00984ABB"/>
    <w:rsid w:val="009917D9"/>
    <w:rsid w:val="00991977"/>
    <w:rsid w:val="009927E4"/>
    <w:rsid w:val="00992B9B"/>
    <w:rsid w:val="00997A5D"/>
    <w:rsid w:val="009A0F17"/>
    <w:rsid w:val="009A2DFC"/>
    <w:rsid w:val="009A3E94"/>
    <w:rsid w:val="009A64C7"/>
    <w:rsid w:val="009A6839"/>
    <w:rsid w:val="009A6BD6"/>
    <w:rsid w:val="009A79C1"/>
    <w:rsid w:val="009B021E"/>
    <w:rsid w:val="009B2AD9"/>
    <w:rsid w:val="009B6961"/>
    <w:rsid w:val="009C0413"/>
    <w:rsid w:val="009C24EB"/>
    <w:rsid w:val="009C405C"/>
    <w:rsid w:val="009C45E6"/>
    <w:rsid w:val="009C4B6B"/>
    <w:rsid w:val="009C6541"/>
    <w:rsid w:val="009C6931"/>
    <w:rsid w:val="009C7CA3"/>
    <w:rsid w:val="009D0401"/>
    <w:rsid w:val="009D06B5"/>
    <w:rsid w:val="009D074F"/>
    <w:rsid w:val="009D1DC7"/>
    <w:rsid w:val="009D3B78"/>
    <w:rsid w:val="009E4A8E"/>
    <w:rsid w:val="009E5CC7"/>
    <w:rsid w:val="009E5E64"/>
    <w:rsid w:val="009E61E4"/>
    <w:rsid w:val="009E67BC"/>
    <w:rsid w:val="009E74C9"/>
    <w:rsid w:val="009F0A20"/>
    <w:rsid w:val="009F0FD8"/>
    <w:rsid w:val="009F2F00"/>
    <w:rsid w:val="009F4954"/>
    <w:rsid w:val="00A03217"/>
    <w:rsid w:val="00A04BB7"/>
    <w:rsid w:val="00A0748B"/>
    <w:rsid w:val="00A1043C"/>
    <w:rsid w:val="00A10C0B"/>
    <w:rsid w:val="00A10F7A"/>
    <w:rsid w:val="00A12C24"/>
    <w:rsid w:val="00A14A09"/>
    <w:rsid w:val="00A15A2E"/>
    <w:rsid w:val="00A16108"/>
    <w:rsid w:val="00A16320"/>
    <w:rsid w:val="00A20288"/>
    <w:rsid w:val="00A20467"/>
    <w:rsid w:val="00A21852"/>
    <w:rsid w:val="00A21951"/>
    <w:rsid w:val="00A22994"/>
    <w:rsid w:val="00A22B2D"/>
    <w:rsid w:val="00A25CD0"/>
    <w:rsid w:val="00A34B3E"/>
    <w:rsid w:val="00A3595B"/>
    <w:rsid w:val="00A35E78"/>
    <w:rsid w:val="00A370E1"/>
    <w:rsid w:val="00A3738A"/>
    <w:rsid w:val="00A37BE7"/>
    <w:rsid w:val="00A43C76"/>
    <w:rsid w:val="00A45351"/>
    <w:rsid w:val="00A456AE"/>
    <w:rsid w:val="00A51D57"/>
    <w:rsid w:val="00A54B1E"/>
    <w:rsid w:val="00A56517"/>
    <w:rsid w:val="00A570BB"/>
    <w:rsid w:val="00A61384"/>
    <w:rsid w:val="00A62540"/>
    <w:rsid w:val="00A70153"/>
    <w:rsid w:val="00A72081"/>
    <w:rsid w:val="00A72119"/>
    <w:rsid w:val="00A74D92"/>
    <w:rsid w:val="00A808FA"/>
    <w:rsid w:val="00A81BF9"/>
    <w:rsid w:val="00A868E5"/>
    <w:rsid w:val="00A916A4"/>
    <w:rsid w:val="00A95BFE"/>
    <w:rsid w:val="00A97A10"/>
    <w:rsid w:val="00AA0C5A"/>
    <w:rsid w:val="00AA115C"/>
    <w:rsid w:val="00AA2F84"/>
    <w:rsid w:val="00AA3A25"/>
    <w:rsid w:val="00AA67CB"/>
    <w:rsid w:val="00AA75E2"/>
    <w:rsid w:val="00AC01AA"/>
    <w:rsid w:val="00AC455C"/>
    <w:rsid w:val="00AC5251"/>
    <w:rsid w:val="00AC5427"/>
    <w:rsid w:val="00AD19F1"/>
    <w:rsid w:val="00AD7A9E"/>
    <w:rsid w:val="00AE3DBB"/>
    <w:rsid w:val="00AE53D5"/>
    <w:rsid w:val="00AF3305"/>
    <w:rsid w:val="00AF50C2"/>
    <w:rsid w:val="00AF6450"/>
    <w:rsid w:val="00B00C75"/>
    <w:rsid w:val="00B01288"/>
    <w:rsid w:val="00B02E81"/>
    <w:rsid w:val="00B03A69"/>
    <w:rsid w:val="00B03FA6"/>
    <w:rsid w:val="00B04191"/>
    <w:rsid w:val="00B04550"/>
    <w:rsid w:val="00B04598"/>
    <w:rsid w:val="00B14F07"/>
    <w:rsid w:val="00B15F75"/>
    <w:rsid w:val="00B163BF"/>
    <w:rsid w:val="00B16BE7"/>
    <w:rsid w:val="00B17B12"/>
    <w:rsid w:val="00B231EE"/>
    <w:rsid w:val="00B2696D"/>
    <w:rsid w:val="00B33402"/>
    <w:rsid w:val="00B359FF"/>
    <w:rsid w:val="00B35E3A"/>
    <w:rsid w:val="00B413F0"/>
    <w:rsid w:val="00B4303B"/>
    <w:rsid w:val="00B43A44"/>
    <w:rsid w:val="00B43E9D"/>
    <w:rsid w:val="00B44C70"/>
    <w:rsid w:val="00B47117"/>
    <w:rsid w:val="00B5003F"/>
    <w:rsid w:val="00B501EC"/>
    <w:rsid w:val="00B5031B"/>
    <w:rsid w:val="00B528A6"/>
    <w:rsid w:val="00B54870"/>
    <w:rsid w:val="00B55642"/>
    <w:rsid w:val="00B56AD6"/>
    <w:rsid w:val="00B6004F"/>
    <w:rsid w:val="00B60589"/>
    <w:rsid w:val="00B626C9"/>
    <w:rsid w:val="00B64755"/>
    <w:rsid w:val="00B71D52"/>
    <w:rsid w:val="00B74D43"/>
    <w:rsid w:val="00B80A86"/>
    <w:rsid w:val="00B810B8"/>
    <w:rsid w:val="00B84BDC"/>
    <w:rsid w:val="00B85BE0"/>
    <w:rsid w:val="00B86400"/>
    <w:rsid w:val="00B87F2F"/>
    <w:rsid w:val="00B915F4"/>
    <w:rsid w:val="00B91A1B"/>
    <w:rsid w:val="00B91F95"/>
    <w:rsid w:val="00B9243B"/>
    <w:rsid w:val="00B96976"/>
    <w:rsid w:val="00BA05EA"/>
    <w:rsid w:val="00BA1B55"/>
    <w:rsid w:val="00BA375B"/>
    <w:rsid w:val="00BA5C67"/>
    <w:rsid w:val="00BB381F"/>
    <w:rsid w:val="00BB6B54"/>
    <w:rsid w:val="00BB6DD6"/>
    <w:rsid w:val="00BB729B"/>
    <w:rsid w:val="00BC1ADD"/>
    <w:rsid w:val="00BC1F58"/>
    <w:rsid w:val="00BC2DDA"/>
    <w:rsid w:val="00BC36F5"/>
    <w:rsid w:val="00BD1A6D"/>
    <w:rsid w:val="00BD1FA2"/>
    <w:rsid w:val="00BD2391"/>
    <w:rsid w:val="00BD3024"/>
    <w:rsid w:val="00BD4287"/>
    <w:rsid w:val="00BE2F1C"/>
    <w:rsid w:val="00BE37FD"/>
    <w:rsid w:val="00BE7326"/>
    <w:rsid w:val="00BF0489"/>
    <w:rsid w:val="00BF110C"/>
    <w:rsid w:val="00BF1F4C"/>
    <w:rsid w:val="00BF396B"/>
    <w:rsid w:val="00BF6E9E"/>
    <w:rsid w:val="00BF774E"/>
    <w:rsid w:val="00C0050A"/>
    <w:rsid w:val="00C01F64"/>
    <w:rsid w:val="00C03BCC"/>
    <w:rsid w:val="00C052DA"/>
    <w:rsid w:val="00C05AD3"/>
    <w:rsid w:val="00C06390"/>
    <w:rsid w:val="00C079BB"/>
    <w:rsid w:val="00C128E8"/>
    <w:rsid w:val="00C13699"/>
    <w:rsid w:val="00C140F0"/>
    <w:rsid w:val="00C17FBE"/>
    <w:rsid w:val="00C35DEB"/>
    <w:rsid w:val="00C3660D"/>
    <w:rsid w:val="00C37544"/>
    <w:rsid w:val="00C37644"/>
    <w:rsid w:val="00C402C3"/>
    <w:rsid w:val="00C44628"/>
    <w:rsid w:val="00C503CD"/>
    <w:rsid w:val="00C5062B"/>
    <w:rsid w:val="00C507C4"/>
    <w:rsid w:val="00C531B7"/>
    <w:rsid w:val="00C53A85"/>
    <w:rsid w:val="00C54F3F"/>
    <w:rsid w:val="00C6079A"/>
    <w:rsid w:val="00C60B55"/>
    <w:rsid w:val="00C62287"/>
    <w:rsid w:val="00C644DF"/>
    <w:rsid w:val="00C71569"/>
    <w:rsid w:val="00C76608"/>
    <w:rsid w:val="00C77560"/>
    <w:rsid w:val="00C803EA"/>
    <w:rsid w:val="00C80679"/>
    <w:rsid w:val="00C9659F"/>
    <w:rsid w:val="00C97D87"/>
    <w:rsid w:val="00CA182C"/>
    <w:rsid w:val="00CA5577"/>
    <w:rsid w:val="00CA6B4A"/>
    <w:rsid w:val="00CA6F9C"/>
    <w:rsid w:val="00CA748B"/>
    <w:rsid w:val="00CB1986"/>
    <w:rsid w:val="00CB4398"/>
    <w:rsid w:val="00CC20F2"/>
    <w:rsid w:val="00CC2231"/>
    <w:rsid w:val="00CC255E"/>
    <w:rsid w:val="00CC295F"/>
    <w:rsid w:val="00CC5EE4"/>
    <w:rsid w:val="00CC7308"/>
    <w:rsid w:val="00CC7881"/>
    <w:rsid w:val="00CD4DAC"/>
    <w:rsid w:val="00CE151D"/>
    <w:rsid w:val="00CE45B4"/>
    <w:rsid w:val="00CE4F95"/>
    <w:rsid w:val="00CF0CDD"/>
    <w:rsid w:val="00CF1C89"/>
    <w:rsid w:val="00CF33B9"/>
    <w:rsid w:val="00D03FCA"/>
    <w:rsid w:val="00D0536A"/>
    <w:rsid w:val="00D063F6"/>
    <w:rsid w:val="00D101CB"/>
    <w:rsid w:val="00D10F78"/>
    <w:rsid w:val="00D11213"/>
    <w:rsid w:val="00D133B7"/>
    <w:rsid w:val="00D15554"/>
    <w:rsid w:val="00D20122"/>
    <w:rsid w:val="00D22726"/>
    <w:rsid w:val="00D25E6E"/>
    <w:rsid w:val="00D3314A"/>
    <w:rsid w:val="00D33958"/>
    <w:rsid w:val="00D3471C"/>
    <w:rsid w:val="00D36D5E"/>
    <w:rsid w:val="00D419CA"/>
    <w:rsid w:val="00D433BB"/>
    <w:rsid w:val="00D4725C"/>
    <w:rsid w:val="00D47764"/>
    <w:rsid w:val="00D504BD"/>
    <w:rsid w:val="00D50E36"/>
    <w:rsid w:val="00D50F0E"/>
    <w:rsid w:val="00D525F1"/>
    <w:rsid w:val="00D52C7F"/>
    <w:rsid w:val="00D53474"/>
    <w:rsid w:val="00D565CD"/>
    <w:rsid w:val="00D578E0"/>
    <w:rsid w:val="00D60975"/>
    <w:rsid w:val="00D6272E"/>
    <w:rsid w:val="00D62A3C"/>
    <w:rsid w:val="00D65643"/>
    <w:rsid w:val="00D71A14"/>
    <w:rsid w:val="00D72B5D"/>
    <w:rsid w:val="00D76043"/>
    <w:rsid w:val="00D76519"/>
    <w:rsid w:val="00D76C92"/>
    <w:rsid w:val="00D802B0"/>
    <w:rsid w:val="00D80870"/>
    <w:rsid w:val="00D819D4"/>
    <w:rsid w:val="00D81E7E"/>
    <w:rsid w:val="00D83CFE"/>
    <w:rsid w:val="00D85183"/>
    <w:rsid w:val="00D86F3F"/>
    <w:rsid w:val="00D916E1"/>
    <w:rsid w:val="00D919EB"/>
    <w:rsid w:val="00D96B50"/>
    <w:rsid w:val="00D96D51"/>
    <w:rsid w:val="00DA1312"/>
    <w:rsid w:val="00DA1A0C"/>
    <w:rsid w:val="00DA29B2"/>
    <w:rsid w:val="00DA688B"/>
    <w:rsid w:val="00DA6FC1"/>
    <w:rsid w:val="00DA74D0"/>
    <w:rsid w:val="00DB0127"/>
    <w:rsid w:val="00DB0797"/>
    <w:rsid w:val="00DB10D0"/>
    <w:rsid w:val="00DB1683"/>
    <w:rsid w:val="00DB3869"/>
    <w:rsid w:val="00DB4955"/>
    <w:rsid w:val="00DC08C1"/>
    <w:rsid w:val="00DC273F"/>
    <w:rsid w:val="00DC3CED"/>
    <w:rsid w:val="00DC44C8"/>
    <w:rsid w:val="00DC56CA"/>
    <w:rsid w:val="00DC6C8F"/>
    <w:rsid w:val="00DC72AF"/>
    <w:rsid w:val="00DD134C"/>
    <w:rsid w:val="00DD1371"/>
    <w:rsid w:val="00DD6D1B"/>
    <w:rsid w:val="00DD7020"/>
    <w:rsid w:val="00DD70BF"/>
    <w:rsid w:val="00DD778D"/>
    <w:rsid w:val="00DE1AE0"/>
    <w:rsid w:val="00DE298B"/>
    <w:rsid w:val="00DE4903"/>
    <w:rsid w:val="00DE56BF"/>
    <w:rsid w:val="00DE69A5"/>
    <w:rsid w:val="00DE75F5"/>
    <w:rsid w:val="00DF1303"/>
    <w:rsid w:val="00DF315A"/>
    <w:rsid w:val="00DF4077"/>
    <w:rsid w:val="00DF5AF5"/>
    <w:rsid w:val="00E020AA"/>
    <w:rsid w:val="00E02E04"/>
    <w:rsid w:val="00E03474"/>
    <w:rsid w:val="00E078D9"/>
    <w:rsid w:val="00E10095"/>
    <w:rsid w:val="00E1259E"/>
    <w:rsid w:val="00E154B2"/>
    <w:rsid w:val="00E2210D"/>
    <w:rsid w:val="00E2362F"/>
    <w:rsid w:val="00E279C7"/>
    <w:rsid w:val="00E32EFA"/>
    <w:rsid w:val="00E3594D"/>
    <w:rsid w:val="00E4196A"/>
    <w:rsid w:val="00E43EC5"/>
    <w:rsid w:val="00E467F3"/>
    <w:rsid w:val="00E50F06"/>
    <w:rsid w:val="00E5123A"/>
    <w:rsid w:val="00E52754"/>
    <w:rsid w:val="00E529F1"/>
    <w:rsid w:val="00E53621"/>
    <w:rsid w:val="00E56D67"/>
    <w:rsid w:val="00E60235"/>
    <w:rsid w:val="00E6060E"/>
    <w:rsid w:val="00E6129C"/>
    <w:rsid w:val="00E6569F"/>
    <w:rsid w:val="00E65F87"/>
    <w:rsid w:val="00E70373"/>
    <w:rsid w:val="00E70735"/>
    <w:rsid w:val="00E76745"/>
    <w:rsid w:val="00E812FF"/>
    <w:rsid w:val="00E8206F"/>
    <w:rsid w:val="00E83EB3"/>
    <w:rsid w:val="00E86985"/>
    <w:rsid w:val="00E87476"/>
    <w:rsid w:val="00E9045A"/>
    <w:rsid w:val="00E91CF5"/>
    <w:rsid w:val="00E94FF7"/>
    <w:rsid w:val="00E967BC"/>
    <w:rsid w:val="00E971F3"/>
    <w:rsid w:val="00EA042B"/>
    <w:rsid w:val="00EA0850"/>
    <w:rsid w:val="00EA13AE"/>
    <w:rsid w:val="00EA679F"/>
    <w:rsid w:val="00EB1B4A"/>
    <w:rsid w:val="00EB3981"/>
    <w:rsid w:val="00EB3BB6"/>
    <w:rsid w:val="00EB47D5"/>
    <w:rsid w:val="00EB4A4C"/>
    <w:rsid w:val="00EB664D"/>
    <w:rsid w:val="00EB6983"/>
    <w:rsid w:val="00EB6E38"/>
    <w:rsid w:val="00EC05FA"/>
    <w:rsid w:val="00EC248D"/>
    <w:rsid w:val="00EC3744"/>
    <w:rsid w:val="00EC429A"/>
    <w:rsid w:val="00EC5FDA"/>
    <w:rsid w:val="00EC7A49"/>
    <w:rsid w:val="00EE0A9D"/>
    <w:rsid w:val="00EE28CF"/>
    <w:rsid w:val="00EF0A73"/>
    <w:rsid w:val="00EF2552"/>
    <w:rsid w:val="00EF2EF3"/>
    <w:rsid w:val="00EF5B62"/>
    <w:rsid w:val="00EF7125"/>
    <w:rsid w:val="00EF7193"/>
    <w:rsid w:val="00EF73B3"/>
    <w:rsid w:val="00F006EC"/>
    <w:rsid w:val="00F00D12"/>
    <w:rsid w:val="00F01A04"/>
    <w:rsid w:val="00F10167"/>
    <w:rsid w:val="00F11811"/>
    <w:rsid w:val="00F129DC"/>
    <w:rsid w:val="00F15240"/>
    <w:rsid w:val="00F17F63"/>
    <w:rsid w:val="00F24485"/>
    <w:rsid w:val="00F2582E"/>
    <w:rsid w:val="00F26312"/>
    <w:rsid w:val="00F26AB9"/>
    <w:rsid w:val="00F3019F"/>
    <w:rsid w:val="00F42DF3"/>
    <w:rsid w:val="00F525C4"/>
    <w:rsid w:val="00F533C6"/>
    <w:rsid w:val="00F53718"/>
    <w:rsid w:val="00F55AC9"/>
    <w:rsid w:val="00F601D9"/>
    <w:rsid w:val="00F60384"/>
    <w:rsid w:val="00F628FA"/>
    <w:rsid w:val="00F6346C"/>
    <w:rsid w:val="00F679BE"/>
    <w:rsid w:val="00F71370"/>
    <w:rsid w:val="00F72038"/>
    <w:rsid w:val="00F81415"/>
    <w:rsid w:val="00F81D05"/>
    <w:rsid w:val="00F837C1"/>
    <w:rsid w:val="00F90A94"/>
    <w:rsid w:val="00F96893"/>
    <w:rsid w:val="00FA3A8B"/>
    <w:rsid w:val="00FA3EB4"/>
    <w:rsid w:val="00FA455B"/>
    <w:rsid w:val="00FB133F"/>
    <w:rsid w:val="00FB13F1"/>
    <w:rsid w:val="00FB2CB3"/>
    <w:rsid w:val="00FB5864"/>
    <w:rsid w:val="00FC228C"/>
    <w:rsid w:val="00FC2706"/>
    <w:rsid w:val="00FC3B35"/>
    <w:rsid w:val="00FC6220"/>
    <w:rsid w:val="00FC6E99"/>
    <w:rsid w:val="00FD57CE"/>
    <w:rsid w:val="00FD5F8C"/>
    <w:rsid w:val="00FE5B59"/>
    <w:rsid w:val="00FE6595"/>
    <w:rsid w:val="00FF0763"/>
    <w:rsid w:val="00FF23B0"/>
    <w:rsid w:val="00FF2972"/>
    <w:rsid w:val="00FF2AA2"/>
    <w:rsid w:val="00FF63C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08F87F4D-488E-452D-A4D1-92550C913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37C1"/>
  </w:style>
  <w:style w:type="paragraph" w:styleId="Heading1">
    <w:name w:val="heading 1"/>
    <w:basedOn w:val="Normal"/>
    <w:next w:val="paragraph"/>
    <w:link w:val="Heading1Char"/>
    <w:uiPriority w:val="9"/>
    <w:qFormat/>
    <w:rsid w:val="0044281F"/>
    <w:pPr>
      <w:keepNext/>
      <w:keepLines/>
      <w:pageBreakBefore/>
      <w:numPr>
        <w:numId w:val="3"/>
      </w:numPr>
      <w:spacing w:before="120" w:after="360" w:line="240" w:lineRule="auto"/>
      <w:ind w:left="0" w:firstLine="0"/>
      <w:outlineLvl w:val="0"/>
    </w:pPr>
    <w:rPr>
      <w:rFonts w:ascii="Linux Biolinum" w:eastAsiaTheme="majorEastAsia" w:hAnsi="Linux Biolinum" w:cstheme="majorBidi"/>
      <w:b/>
      <w:color w:val="000000" w:themeColor="text1"/>
      <w:sz w:val="44"/>
      <w:szCs w:val="32"/>
    </w:rPr>
  </w:style>
  <w:style w:type="paragraph" w:styleId="Heading2">
    <w:name w:val="heading 2"/>
    <w:basedOn w:val="Heading1"/>
    <w:next w:val="paragraph"/>
    <w:link w:val="Heading2Char"/>
    <w:uiPriority w:val="9"/>
    <w:unhideWhenUsed/>
    <w:qFormat/>
    <w:rsid w:val="009A64C7"/>
    <w:pPr>
      <w:pageBreakBefore w:val="0"/>
      <w:numPr>
        <w:ilvl w:val="1"/>
      </w:numPr>
      <w:spacing w:before="360" w:after="240"/>
      <w:ind w:left="578" w:hanging="578"/>
      <w:outlineLvl w:val="1"/>
    </w:pPr>
    <w:rPr>
      <w:sz w:val="32"/>
      <w:szCs w:val="26"/>
    </w:rPr>
  </w:style>
  <w:style w:type="paragraph" w:styleId="Heading3">
    <w:name w:val="heading 3"/>
    <w:basedOn w:val="Heading2"/>
    <w:next w:val="paragraph"/>
    <w:link w:val="Heading3Char"/>
    <w:uiPriority w:val="9"/>
    <w:unhideWhenUsed/>
    <w:qFormat/>
    <w:rsid w:val="006C57DE"/>
    <w:pPr>
      <w:numPr>
        <w:ilvl w:val="2"/>
      </w:numPr>
      <w:spacing w:before="240" w:after="120"/>
      <w:outlineLvl w:val="2"/>
    </w:pPr>
    <w:rPr>
      <w:b w:val="0"/>
      <w:i/>
      <w:sz w:val="24"/>
      <w:szCs w:val="24"/>
    </w:rPr>
  </w:style>
  <w:style w:type="paragraph" w:styleId="Heading4">
    <w:name w:val="heading 4"/>
    <w:basedOn w:val="Normal"/>
    <w:next w:val="Normal"/>
    <w:link w:val="Heading4Char"/>
    <w:uiPriority w:val="9"/>
    <w:semiHidden/>
    <w:unhideWhenUsed/>
    <w:qFormat/>
    <w:rsid w:val="00071F3D"/>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71F3D"/>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71F3D"/>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71F3D"/>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71F3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1F3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81F"/>
    <w:rPr>
      <w:rFonts w:ascii="Linux Biolinum" w:eastAsiaTheme="majorEastAsia" w:hAnsi="Linux Biolinum" w:cstheme="majorBidi"/>
      <w:b/>
      <w:color w:val="000000" w:themeColor="text1"/>
      <w:sz w:val="44"/>
      <w:szCs w:val="32"/>
    </w:rPr>
  </w:style>
  <w:style w:type="character" w:customStyle="1" w:styleId="Heading2Char">
    <w:name w:val="Heading 2 Char"/>
    <w:basedOn w:val="DefaultParagraphFont"/>
    <w:link w:val="Heading2"/>
    <w:uiPriority w:val="9"/>
    <w:rsid w:val="009A64C7"/>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6C57DE"/>
    <w:rPr>
      <w:rFonts w:asciiTheme="majorHAnsi" w:eastAsiaTheme="majorEastAsia" w:hAnsiTheme="majorHAnsi" w:cstheme="majorBidi"/>
      <w:i/>
      <w:color w:val="000000" w:themeColor="text1"/>
      <w:sz w:val="24"/>
      <w:szCs w:val="24"/>
    </w:rPr>
  </w:style>
  <w:style w:type="character" w:customStyle="1" w:styleId="Heading4Char">
    <w:name w:val="Heading 4 Char"/>
    <w:basedOn w:val="DefaultParagraphFont"/>
    <w:link w:val="Heading4"/>
    <w:uiPriority w:val="9"/>
    <w:semiHidden/>
    <w:rsid w:val="00071F3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71F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71F3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71F3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71F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1F3D"/>
    <w:rPr>
      <w:rFonts w:asciiTheme="majorHAnsi" w:eastAsiaTheme="majorEastAsia" w:hAnsiTheme="majorHAnsi" w:cstheme="majorBidi"/>
      <w:i/>
      <w:iCs/>
      <w:color w:val="272727" w:themeColor="text1" w:themeTint="D8"/>
      <w:sz w:val="21"/>
      <w:szCs w:val="21"/>
    </w:rPr>
  </w:style>
  <w:style w:type="paragraph" w:customStyle="1" w:styleId="paragraph">
    <w:name w:val="paragraph"/>
    <w:basedOn w:val="Normal"/>
    <w:link w:val="paragraphChar"/>
    <w:qFormat/>
    <w:rsid w:val="006C57DE"/>
    <w:pPr>
      <w:spacing w:before="40" w:after="40" w:line="360" w:lineRule="auto"/>
      <w:ind w:firstLine="510"/>
      <w:jc w:val="both"/>
    </w:pPr>
    <w:rPr>
      <w:sz w:val="24"/>
    </w:rPr>
  </w:style>
  <w:style w:type="paragraph" w:customStyle="1" w:styleId="codeblock">
    <w:name w:val="code block"/>
    <w:basedOn w:val="paragraph"/>
    <w:next w:val="paragraph"/>
    <w:qFormat/>
    <w:rsid w:val="00E83EB3"/>
    <w:pPr>
      <w:pBdr>
        <w:left w:val="single" w:sz="4" w:space="4" w:color="D9D9D9" w:themeColor="background1" w:themeShade="D9"/>
      </w:pBdr>
      <w:spacing w:before="20" w:after="20" w:line="240" w:lineRule="auto"/>
      <w:ind w:left="170" w:firstLine="0"/>
      <w:jc w:val="left"/>
    </w:pPr>
    <w:rPr>
      <w:rFonts w:ascii="Liberation Mono" w:hAnsi="Liberation Mono"/>
      <w:sz w:val="20"/>
    </w:rPr>
  </w:style>
  <w:style w:type="character" w:customStyle="1" w:styleId="code-character">
    <w:name w:val="code - character"/>
    <w:basedOn w:val="DefaultParagraphFont"/>
    <w:uiPriority w:val="1"/>
    <w:qFormat/>
    <w:rsid w:val="0078332B"/>
    <w:rPr>
      <w:rFonts w:ascii="Inconsolata" w:hAnsi="Inconsolata"/>
      <w:sz w:val="22"/>
    </w:rPr>
  </w:style>
  <w:style w:type="character" w:styleId="Hyperlink">
    <w:name w:val="Hyperlink"/>
    <w:basedOn w:val="DefaultParagraphFont"/>
    <w:uiPriority w:val="99"/>
    <w:unhideWhenUsed/>
    <w:rsid w:val="002B3E75"/>
    <w:rPr>
      <w:color w:val="0563C1" w:themeColor="hyperlink"/>
      <w:u w:val="single"/>
    </w:rPr>
  </w:style>
  <w:style w:type="paragraph" w:styleId="TOCHeading">
    <w:name w:val="TOC Heading"/>
    <w:basedOn w:val="Heading1"/>
    <w:next w:val="Normal"/>
    <w:uiPriority w:val="39"/>
    <w:unhideWhenUsed/>
    <w:qFormat/>
    <w:rsid w:val="00EF0A73"/>
    <w:pPr>
      <w:pageBreakBefore w:val="0"/>
      <w:numPr>
        <w:numId w:val="0"/>
      </w:numPr>
      <w:spacing w:before="240" w:after="0" w:line="259" w:lineRule="auto"/>
      <w:outlineLvl w:val="9"/>
    </w:pPr>
    <w:rPr>
      <w:sz w:val="32"/>
      <w:lang w:val="en-US"/>
    </w:rPr>
  </w:style>
  <w:style w:type="paragraph" w:styleId="TOC1">
    <w:name w:val="toc 1"/>
    <w:basedOn w:val="Normal"/>
    <w:next w:val="Normal"/>
    <w:autoRedefine/>
    <w:uiPriority w:val="39"/>
    <w:unhideWhenUsed/>
    <w:rsid w:val="00544BA0"/>
    <w:pPr>
      <w:tabs>
        <w:tab w:val="left" w:pos="340"/>
        <w:tab w:val="right" w:leader="dot" w:pos="9015"/>
      </w:tabs>
      <w:spacing w:before="120" w:after="60"/>
    </w:pPr>
    <w:rPr>
      <w:b/>
      <w:sz w:val="24"/>
    </w:rPr>
  </w:style>
  <w:style w:type="paragraph" w:styleId="TOC2">
    <w:name w:val="toc 2"/>
    <w:basedOn w:val="Normal"/>
    <w:next w:val="Normal"/>
    <w:autoRedefine/>
    <w:uiPriority w:val="39"/>
    <w:unhideWhenUsed/>
    <w:rsid w:val="00544BA0"/>
    <w:pPr>
      <w:tabs>
        <w:tab w:val="left" w:pos="794"/>
        <w:tab w:val="right" w:leader="dot" w:pos="9016"/>
      </w:tabs>
      <w:spacing w:after="0"/>
      <w:ind w:left="340"/>
    </w:pPr>
  </w:style>
  <w:style w:type="paragraph" w:styleId="TOC3">
    <w:name w:val="toc 3"/>
    <w:basedOn w:val="Normal"/>
    <w:next w:val="Normal"/>
    <w:autoRedefine/>
    <w:uiPriority w:val="39"/>
    <w:unhideWhenUsed/>
    <w:rsid w:val="008B46D2"/>
    <w:pPr>
      <w:tabs>
        <w:tab w:val="left" w:pos="1361"/>
        <w:tab w:val="right" w:leader="dot" w:pos="9016"/>
      </w:tabs>
      <w:spacing w:after="0"/>
      <w:ind w:left="794"/>
    </w:pPr>
    <w:rPr>
      <w:sz w:val="20"/>
    </w:rPr>
  </w:style>
  <w:style w:type="paragraph" w:customStyle="1" w:styleId="Abstract">
    <w:name w:val="Abstract"/>
    <w:basedOn w:val="paragraph"/>
    <w:qFormat/>
    <w:rsid w:val="00FD5F8C"/>
    <w:pPr>
      <w:ind w:left="567" w:right="567" w:firstLine="567"/>
    </w:pPr>
  </w:style>
  <w:style w:type="paragraph" w:customStyle="1" w:styleId="AbstractHeading">
    <w:name w:val="Abstract Heading"/>
    <w:basedOn w:val="Heading1"/>
    <w:next w:val="Abstract"/>
    <w:qFormat/>
    <w:rsid w:val="00B5031B"/>
    <w:pPr>
      <w:numPr>
        <w:numId w:val="0"/>
      </w:numPr>
      <w:jc w:val="center"/>
      <w:outlineLvl w:val="9"/>
    </w:pPr>
  </w:style>
  <w:style w:type="paragraph" w:customStyle="1" w:styleId="AcknowledgementsHeading">
    <w:name w:val="Acknowledgements Heading"/>
    <w:basedOn w:val="AbstractHeading"/>
    <w:next w:val="paragraph"/>
    <w:qFormat/>
    <w:rsid w:val="00B231EE"/>
    <w:pPr>
      <w:jc w:val="left"/>
    </w:pPr>
  </w:style>
  <w:style w:type="paragraph" w:styleId="Header">
    <w:name w:val="header"/>
    <w:basedOn w:val="Normal"/>
    <w:link w:val="HeaderChar"/>
    <w:uiPriority w:val="99"/>
    <w:unhideWhenUsed/>
    <w:rsid w:val="00B23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1EE"/>
  </w:style>
  <w:style w:type="paragraph" w:styleId="Footer">
    <w:name w:val="footer"/>
    <w:basedOn w:val="Normal"/>
    <w:link w:val="FooterChar"/>
    <w:uiPriority w:val="99"/>
    <w:unhideWhenUsed/>
    <w:rsid w:val="00B23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1EE"/>
  </w:style>
  <w:style w:type="paragraph" w:styleId="TableofFigures">
    <w:name w:val="table of figures"/>
    <w:basedOn w:val="Normal"/>
    <w:next w:val="Normal"/>
    <w:uiPriority w:val="99"/>
    <w:unhideWhenUsed/>
    <w:rsid w:val="0053040F"/>
    <w:pPr>
      <w:spacing w:after="0"/>
    </w:pPr>
  </w:style>
  <w:style w:type="paragraph" w:customStyle="1" w:styleId="DocumentTitle">
    <w:name w:val="Document Title"/>
    <w:qFormat/>
    <w:rsid w:val="007A57FA"/>
    <w:pPr>
      <w:framePr w:h="2745" w:hRule="exact" w:hSpace="181" w:vSpace="181" w:wrap="around" w:vAnchor="page" w:hAnchor="text" w:xAlign="center" w:y="7189"/>
      <w:jc w:val="center"/>
    </w:pPr>
    <w:rPr>
      <w:rFonts w:asciiTheme="majorHAnsi" w:eastAsiaTheme="majorEastAsia" w:hAnsiTheme="majorHAnsi" w:cstheme="majorBidi"/>
      <w:b/>
      <w:color w:val="000000" w:themeColor="text1"/>
      <w:sz w:val="56"/>
      <w:szCs w:val="32"/>
    </w:rPr>
  </w:style>
  <w:style w:type="paragraph" w:customStyle="1" w:styleId="DocumentAuthor">
    <w:name w:val="Document Author"/>
    <w:basedOn w:val="Normal"/>
    <w:qFormat/>
    <w:rsid w:val="00264F5A"/>
    <w:pPr>
      <w:framePr w:h="1195" w:hRule="exact" w:hSpace="181" w:vSpace="181" w:wrap="around" w:vAnchor="page" w:hAnchor="page" w:x="1581" w:y="10315"/>
      <w:jc w:val="center"/>
    </w:pPr>
    <w:rPr>
      <w:rFonts w:ascii="Linux Biolinum" w:hAnsi="Linux Biolinum"/>
      <w:i/>
      <w:sz w:val="48"/>
    </w:rPr>
  </w:style>
  <w:style w:type="paragraph" w:customStyle="1" w:styleId="Copyright">
    <w:name w:val="Copyright"/>
    <w:basedOn w:val="Normal"/>
    <w:qFormat/>
    <w:rsid w:val="0095656E"/>
    <w:pPr>
      <w:jc w:val="center"/>
    </w:pPr>
  </w:style>
  <w:style w:type="paragraph" w:styleId="ListParagraph">
    <w:name w:val="List Paragraph"/>
    <w:basedOn w:val="Normal"/>
    <w:uiPriority w:val="34"/>
    <w:qFormat/>
    <w:rsid w:val="006D5C87"/>
    <w:pPr>
      <w:ind w:left="720"/>
      <w:contextualSpacing/>
    </w:pPr>
  </w:style>
  <w:style w:type="paragraph" w:customStyle="1" w:styleId="Caption-Table">
    <w:name w:val="Caption-Table"/>
    <w:basedOn w:val="Normal"/>
    <w:qFormat/>
    <w:rsid w:val="00AC01AA"/>
  </w:style>
  <w:style w:type="paragraph" w:customStyle="1" w:styleId="Caption-Figure">
    <w:name w:val="Caption-Figure"/>
    <w:basedOn w:val="Normal"/>
    <w:qFormat/>
    <w:rsid w:val="0053040F"/>
  </w:style>
  <w:style w:type="table" w:styleId="TableGrid">
    <w:name w:val="Table Grid"/>
    <w:basedOn w:val="TableNormal"/>
    <w:uiPriority w:val="39"/>
    <w:rsid w:val="00F26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01AA"/>
    <w:pPr>
      <w:spacing w:after="200" w:line="240" w:lineRule="auto"/>
    </w:pPr>
    <w:rPr>
      <w:iCs/>
      <w:color w:val="000000" w:themeColor="text1"/>
      <w:sz w:val="24"/>
      <w:szCs w:val="18"/>
    </w:rPr>
  </w:style>
  <w:style w:type="character" w:customStyle="1" w:styleId="UnresolvedMention1">
    <w:name w:val="Unresolved Mention1"/>
    <w:basedOn w:val="DefaultParagraphFont"/>
    <w:uiPriority w:val="99"/>
    <w:semiHidden/>
    <w:unhideWhenUsed/>
    <w:rsid w:val="00DE1AE0"/>
    <w:rPr>
      <w:color w:val="808080"/>
      <w:shd w:val="clear" w:color="auto" w:fill="E6E6E6"/>
    </w:rPr>
  </w:style>
  <w:style w:type="paragraph" w:styleId="BalloonText">
    <w:name w:val="Balloon Text"/>
    <w:basedOn w:val="Normal"/>
    <w:link w:val="BalloonTextChar"/>
    <w:uiPriority w:val="99"/>
    <w:semiHidden/>
    <w:unhideWhenUsed/>
    <w:rsid w:val="00B626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26C9"/>
    <w:rPr>
      <w:rFonts w:ascii="Segoe UI" w:hAnsi="Segoe UI" w:cs="Segoe UI"/>
      <w:sz w:val="18"/>
      <w:szCs w:val="18"/>
    </w:rPr>
  </w:style>
  <w:style w:type="paragraph" w:customStyle="1" w:styleId="PaperCode">
    <w:name w:val="Paper Code"/>
    <w:basedOn w:val="DocumentAuthor"/>
    <w:qFormat/>
    <w:rsid w:val="00C503CD"/>
    <w:pPr>
      <w:framePr w:wrap="around"/>
    </w:pPr>
    <w:rPr>
      <w:rFonts w:asciiTheme="majorHAnsi" w:hAnsiTheme="majorHAnsi" w:cs="Linux Biolinum"/>
      <w:i w:val="0"/>
      <w:sz w:val="36"/>
    </w:rPr>
  </w:style>
  <w:style w:type="paragraph" w:styleId="Bibliography">
    <w:name w:val="Bibliography"/>
    <w:basedOn w:val="Normal"/>
    <w:next w:val="Normal"/>
    <w:uiPriority w:val="37"/>
    <w:unhideWhenUsed/>
    <w:rsid w:val="007D502A"/>
  </w:style>
  <w:style w:type="paragraph" w:customStyle="1" w:styleId="Heading1-nonumber">
    <w:name w:val="Heading 1 - no number"/>
    <w:basedOn w:val="Heading1"/>
    <w:next w:val="paragraph"/>
    <w:link w:val="Heading1-nonumberChar"/>
    <w:qFormat/>
    <w:rsid w:val="00F837C1"/>
    <w:pPr>
      <w:numPr>
        <w:numId w:val="0"/>
      </w:numPr>
    </w:pPr>
  </w:style>
  <w:style w:type="character" w:customStyle="1" w:styleId="Heading1-nonumberChar">
    <w:name w:val="Heading 1 - no number Char"/>
    <w:basedOn w:val="Heading1Char"/>
    <w:link w:val="Heading1-nonumber"/>
    <w:rsid w:val="005343B7"/>
    <w:rPr>
      <w:rFonts w:ascii="Linux Biolinum" w:eastAsiaTheme="majorEastAsia" w:hAnsi="Linux Biolinum" w:cstheme="majorBidi"/>
      <w:b/>
      <w:color w:val="000000" w:themeColor="text1"/>
      <w:sz w:val="44"/>
      <w:szCs w:val="32"/>
    </w:rPr>
  </w:style>
  <w:style w:type="paragraph" w:customStyle="1" w:styleId="Heading2-nonumber">
    <w:name w:val="Heading2 - no number"/>
    <w:basedOn w:val="Heading2"/>
    <w:next w:val="paragraph"/>
    <w:link w:val="Heading2-nonumberChar"/>
    <w:qFormat/>
    <w:rsid w:val="005343B7"/>
    <w:pPr>
      <w:numPr>
        <w:ilvl w:val="0"/>
        <w:numId w:val="0"/>
      </w:numPr>
    </w:pPr>
  </w:style>
  <w:style w:type="character" w:customStyle="1" w:styleId="Heading2-nonumberChar">
    <w:name w:val="Heading2 - no number Char"/>
    <w:basedOn w:val="Heading2Char"/>
    <w:link w:val="Heading2-nonumber"/>
    <w:rsid w:val="005343B7"/>
    <w:rPr>
      <w:rFonts w:ascii="Linux Biolinum" w:eastAsiaTheme="majorEastAsia" w:hAnsi="Linux Biolinum" w:cstheme="majorBidi"/>
      <w:b/>
      <w:color w:val="000000" w:themeColor="text1"/>
      <w:sz w:val="32"/>
      <w:szCs w:val="26"/>
    </w:rPr>
  </w:style>
  <w:style w:type="paragraph" w:styleId="FootnoteText">
    <w:name w:val="footnote text"/>
    <w:basedOn w:val="Normal"/>
    <w:link w:val="FootnoteTextChar"/>
    <w:uiPriority w:val="99"/>
    <w:semiHidden/>
    <w:unhideWhenUsed/>
    <w:rsid w:val="00373C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3CB2"/>
    <w:rPr>
      <w:sz w:val="20"/>
      <w:szCs w:val="20"/>
    </w:rPr>
  </w:style>
  <w:style w:type="character" w:styleId="FootnoteReference">
    <w:name w:val="footnote reference"/>
    <w:basedOn w:val="DefaultParagraphFont"/>
    <w:uiPriority w:val="99"/>
    <w:semiHidden/>
    <w:unhideWhenUsed/>
    <w:rsid w:val="00373CB2"/>
    <w:rPr>
      <w:vertAlign w:val="superscript"/>
    </w:rPr>
  </w:style>
  <w:style w:type="character" w:customStyle="1" w:styleId="UnresolvedMention2">
    <w:name w:val="Unresolved Mention2"/>
    <w:basedOn w:val="DefaultParagraphFont"/>
    <w:uiPriority w:val="99"/>
    <w:semiHidden/>
    <w:unhideWhenUsed/>
    <w:rsid w:val="004422E6"/>
    <w:rPr>
      <w:color w:val="808080"/>
      <w:shd w:val="clear" w:color="auto" w:fill="E6E6E6"/>
    </w:rPr>
  </w:style>
  <w:style w:type="character" w:styleId="PlaceholderText">
    <w:name w:val="Placeholder Text"/>
    <w:basedOn w:val="DefaultParagraphFont"/>
    <w:uiPriority w:val="99"/>
    <w:semiHidden/>
    <w:rsid w:val="00A21852"/>
    <w:rPr>
      <w:color w:val="808080"/>
    </w:rPr>
  </w:style>
  <w:style w:type="character" w:styleId="UnresolvedMention">
    <w:name w:val="Unresolved Mention"/>
    <w:basedOn w:val="DefaultParagraphFont"/>
    <w:uiPriority w:val="99"/>
    <w:semiHidden/>
    <w:unhideWhenUsed/>
    <w:rsid w:val="002F444B"/>
    <w:rPr>
      <w:color w:val="808080"/>
      <w:shd w:val="clear" w:color="auto" w:fill="E6E6E6"/>
    </w:rPr>
  </w:style>
  <w:style w:type="paragraph" w:styleId="HTMLPreformatted">
    <w:name w:val="HTML Preformatted"/>
    <w:basedOn w:val="Normal"/>
    <w:link w:val="HTMLPreformattedChar"/>
    <w:uiPriority w:val="99"/>
    <w:semiHidden/>
    <w:unhideWhenUsed/>
    <w:rsid w:val="006C71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6C7100"/>
    <w:rPr>
      <w:rFonts w:ascii="Courier New" w:eastAsia="Times New Roman" w:hAnsi="Courier New" w:cs="Courier New"/>
      <w:sz w:val="20"/>
      <w:szCs w:val="20"/>
      <w:lang w:eastAsia="en-NZ"/>
    </w:rPr>
  </w:style>
  <w:style w:type="paragraph" w:customStyle="1" w:styleId="EndNoteBibliographyTitle">
    <w:name w:val="EndNote Bibliography Title"/>
    <w:basedOn w:val="Normal"/>
    <w:link w:val="EndNoteBibliographyTitleChar"/>
    <w:rsid w:val="00DE56BF"/>
    <w:pPr>
      <w:spacing w:after="0"/>
      <w:jc w:val="center"/>
    </w:pPr>
    <w:rPr>
      <w:rFonts w:ascii="Linux Libertine" w:hAnsi="Linux Libertine" w:cs="Linux Libertine"/>
      <w:noProof/>
      <w:sz w:val="24"/>
      <w:lang w:val="en-US"/>
    </w:rPr>
  </w:style>
  <w:style w:type="character" w:customStyle="1" w:styleId="paragraphChar">
    <w:name w:val="paragraph Char"/>
    <w:basedOn w:val="DefaultParagraphFont"/>
    <w:link w:val="paragraph"/>
    <w:rsid w:val="00DE56BF"/>
    <w:rPr>
      <w:sz w:val="24"/>
    </w:rPr>
  </w:style>
  <w:style w:type="character" w:customStyle="1" w:styleId="EndNoteBibliographyTitleChar">
    <w:name w:val="EndNote Bibliography Title Char"/>
    <w:basedOn w:val="paragraphChar"/>
    <w:link w:val="EndNoteBibliographyTitle"/>
    <w:rsid w:val="00DE56BF"/>
    <w:rPr>
      <w:rFonts w:ascii="Linux Libertine" w:hAnsi="Linux Libertine" w:cs="Linux Libertine"/>
      <w:noProof/>
      <w:sz w:val="24"/>
      <w:lang w:val="en-US"/>
    </w:rPr>
  </w:style>
  <w:style w:type="paragraph" w:customStyle="1" w:styleId="EndNoteBibliography">
    <w:name w:val="EndNote Bibliography"/>
    <w:basedOn w:val="Normal"/>
    <w:link w:val="EndNoteBibliographyChar"/>
    <w:rsid w:val="00DE56BF"/>
    <w:pPr>
      <w:spacing w:line="240" w:lineRule="auto"/>
      <w:jc w:val="both"/>
    </w:pPr>
    <w:rPr>
      <w:rFonts w:ascii="Linux Libertine" w:hAnsi="Linux Libertine" w:cs="Linux Libertine"/>
      <w:noProof/>
      <w:sz w:val="24"/>
      <w:lang w:val="en-US"/>
    </w:rPr>
  </w:style>
  <w:style w:type="character" w:customStyle="1" w:styleId="EndNoteBibliographyChar">
    <w:name w:val="EndNote Bibliography Char"/>
    <w:basedOn w:val="paragraphChar"/>
    <w:link w:val="EndNoteBibliography"/>
    <w:rsid w:val="00DE56BF"/>
    <w:rPr>
      <w:rFonts w:ascii="Linux Libertine" w:hAnsi="Linux Libertine" w:cs="Linux Libertine"/>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338284">
      <w:bodyDiv w:val="1"/>
      <w:marLeft w:val="0"/>
      <w:marRight w:val="0"/>
      <w:marTop w:val="0"/>
      <w:marBottom w:val="0"/>
      <w:divBdr>
        <w:top w:val="none" w:sz="0" w:space="0" w:color="auto"/>
        <w:left w:val="none" w:sz="0" w:space="0" w:color="auto"/>
        <w:bottom w:val="none" w:sz="0" w:space="0" w:color="auto"/>
        <w:right w:val="none" w:sz="0" w:space="0" w:color="auto"/>
      </w:divBdr>
    </w:div>
    <w:div w:id="186407506">
      <w:bodyDiv w:val="1"/>
      <w:marLeft w:val="0"/>
      <w:marRight w:val="0"/>
      <w:marTop w:val="0"/>
      <w:marBottom w:val="0"/>
      <w:divBdr>
        <w:top w:val="none" w:sz="0" w:space="0" w:color="auto"/>
        <w:left w:val="none" w:sz="0" w:space="0" w:color="auto"/>
        <w:bottom w:val="none" w:sz="0" w:space="0" w:color="auto"/>
        <w:right w:val="none" w:sz="0" w:space="0" w:color="auto"/>
      </w:divBdr>
      <w:divsChild>
        <w:div w:id="697003330">
          <w:marLeft w:val="0"/>
          <w:marRight w:val="0"/>
          <w:marTop w:val="0"/>
          <w:marBottom w:val="0"/>
          <w:divBdr>
            <w:top w:val="none" w:sz="0" w:space="0" w:color="auto"/>
            <w:left w:val="none" w:sz="0" w:space="0" w:color="auto"/>
            <w:bottom w:val="none" w:sz="0" w:space="0" w:color="auto"/>
            <w:right w:val="none" w:sz="0" w:space="0" w:color="auto"/>
          </w:divBdr>
        </w:div>
        <w:div w:id="715542202">
          <w:marLeft w:val="0"/>
          <w:marRight w:val="0"/>
          <w:marTop w:val="0"/>
          <w:marBottom w:val="0"/>
          <w:divBdr>
            <w:top w:val="none" w:sz="0" w:space="0" w:color="auto"/>
            <w:left w:val="none" w:sz="0" w:space="0" w:color="auto"/>
            <w:bottom w:val="none" w:sz="0" w:space="0" w:color="auto"/>
            <w:right w:val="none" w:sz="0" w:space="0" w:color="auto"/>
          </w:divBdr>
        </w:div>
        <w:div w:id="951979375">
          <w:marLeft w:val="0"/>
          <w:marRight w:val="0"/>
          <w:marTop w:val="0"/>
          <w:marBottom w:val="0"/>
          <w:divBdr>
            <w:top w:val="none" w:sz="0" w:space="0" w:color="auto"/>
            <w:left w:val="none" w:sz="0" w:space="0" w:color="auto"/>
            <w:bottom w:val="none" w:sz="0" w:space="0" w:color="auto"/>
            <w:right w:val="none" w:sz="0" w:space="0" w:color="auto"/>
          </w:divBdr>
        </w:div>
        <w:div w:id="1210458543">
          <w:marLeft w:val="0"/>
          <w:marRight w:val="0"/>
          <w:marTop w:val="0"/>
          <w:marBottom w:val="0"/>
          <w:divBdr>
            <w:top w:val="none" w:sz="0" w:space="0" w:color="auto"/>
            <w:left w:val="none" w:sz="0" w:space="0" w:color="auto"/>
            <w:bottom w:val="none" w:sz="0" w:space="0" w:color="auto"/>
            <w:right w:val="none" w:sz="0" w:space="0" w:color="auto"/>
          </w:divBdr>
        </w:div>
        <w:div w:id="1295142528">
          <w:marLeft w:val="0"/>
          <w:marRight w:val="0"/>
          <w:marTop w:val="0"/>
          <w:marBottom w:val="0"/>
          <w:divBdr>
            <w:top w:val="none" w:sz="0" w:space="0" w:color="auto"/>
            <w:left w:val="none" w:sz="0" w:space="0" w:color="auto"/>
            <w:bottom w:val="none" w:sz="0" w:space="0" w:color="auto"/>
            <w:right w:val="none" w:sz="0" w:space="0" w:color="auto"/>
          </w:divBdr>
        </w:div>
        <w:div w:id="1370958764">
          <w:marLeft w:val="0"/>
          <w:marRight w:val="0"/>
          <w:marTop w:val="0"/>
          <w:marBottom w:val="0"/>
          <w:divBdr>
            <w:top w:val="none" w:sz="0" w:space="0" w:color="auto"/>
            <w:left w:val="none" w:sz="0" w:space="0" w:color="auto"/>
            <w:bottom w:val="none" w:sz="0" w:space="0" w:color="auto"/>
            <w:right w:val="none" w:sz="0" w:space="0" w:color="auto"/>
          </w:divBdr>
        </w:div>
        <w:div w:id="1466585184">
          <w:marLeft w:val="0"/>
          <w:marRight w:val="0"/>
          <w:marTop w:val="0"/>
          <w:marBottom w:val="0"/>
          <w:divBdr>
            <w:top w:val="none" w:sz="0" w:space="0" w:color="auto"/>
            <w:left w:val="none" w:sz="0" w:space="0" w:color="auto"/>
            <w:bottom w:val="none" w:sz="0" w:space="0" w:color="auto"/>
            <w:right w:val="none" w:sz="0" w:space="0" w:color="auto"/>
          </w:divBdr>
        </w:div>
        <w:div w:id="1600798641">
          <w:marLeft w:val="0"/>
          <w:marRight w:val="0"/>
          <w:marTop w:val="0"/>
          <w:marBottom w:val="0"/>
          <w:divBdr>
            <w:top w:val="none" w:sz="0" w:space="0" w:color="auto"/>
            <w:left w:val="none" w:sz="0" w:space="0" w:color="auto"/>
            <w:bottom w:val="none" w:sz="0" w:space="0" w:color="auto"/>
            <w:right w:val="none" w:sz="0" w:space="0" w:color="auto"/>
          </w:divBdr>
        </w:div>
        <w:div w:id="1740252925">
          <w:marLeft w:val="0"/>
          <w:marRight w:val="0"/>
          <w:marTop w:val="0"/>
          <w:marBottom w:val="0"/>
          <w:divBdr>
            <w:top w:val="none" w:sz="0" w:space="0" w:color="auto"/>
            <w:left w:val="none" w:sz="0" w:space="0" w:color="auto"/>
            <w:bottom w:val="none" w:sz="0" w:space="0" w:color="auto"/>
            <w:right w:val="none" w:sz="0" w:space="0" w:color="auto"/>
          </w:divBdr>
        </w:div>
        <w:div w:id="1795828033">
          <w:marLeft w:val="0"/>
          <w:marRight w:val="0"/>
          <w:marTop w:val="0"/>
          <w:marBottom w:val="0"/>
          <w:divBdr>
            <w:top w:val="none" w:sz="0" w:space="0" w:color="auto"/>
            <w:left w:val="none" w:sz="0" w:space="0" w:color="auto"/>
            <w:bottom w:val="none" w:sz="0" w:space="0" w:color="auto"/>
            <w:right w:val="none" w:sz="0" w:space="0" w:color="auto"/>
          </w:divBdr>
        </w:div>
        <w:div w:id="2090418616">
          <w:marLeft w:val="0"/>
          <w:marRight w:val="0"/>
          <w:marTop w:val="0"/>
          <w:marBottom w:val="0"/>
          <w:divBdr>
            <w:top w:val="none" w:sz="0" w:space="0" w:color="auto"/>
            <w:left w:val="none" w:sz="0" w:space="0" w:color="auto"/>
            <w:bottom w:val="none" w:sz="0" w:space="0" w:color="auto"/>
            <w:right w:val="none" w:sz="0" w:space="0" w:color="auto"/>
          </w:divBdr>
        </w:div>
      </w:divsChild>
    </w:div>
    <w:div w:id="225381238">
      <w:bodyDiv w:val="1"/>
      <w:marLeft w:val="0"/>
      <w:marRight w:val="0"/>
      <w:marTop w:val="0"/>
      <w:marBottom w:val="0"/>
      <w:divBdr>
        <w:top w:val="none" w:sz="0" w:space="0" w:color="auto"/>
        <w:left w:val="none" w:sz="0" w:space="0" w:color="auto"/>
        <w:bottom w:val="none" w:sz="0" w:space="0" w:color="auto"/>
        <w:right w:val="none" w:sz="0" w:space="0" w:color="auto"/>
      </w:divBdr>
      <w:divsChild>
        <w:div w:id="1371609129">
          <w:marLeft w:val="0"/>
          <w:marRight w:val="0"/>
          <w:marTop w:val="0"/>
          <w:marBottom w:val="0"/>
          <w:divBdr>
            <w:top w:val="none" w:sz="0" w:space="0" w:color="auto"/>
            <w:left w:val="none" w:sz="0" w:space="0" w:color="auto"/>
            <w:bottom w:val="none" w:sz="0" w:space="0" w:color="auto"/>
            <w:right w:val="none" w:sz="0" w:space="0" w:color="auto"/>
          </w:divBdr>
        </w:div>
        <w:div w:id="1592659873">
          <w:marLeft w:val="0"/>
          <w:marRight w:val="0"/>
          <w:marTop w:val="0"/>
          <w:marBottom w:val="0"/>
          <w:divBdr>
            <w:top w:val="none" w:sz="0" w:space="0" w:color="auto"/>
            <w:left w:val="none" w:sz="0" w:space="0" w:color="auto"/>
            <w:bottom w:val="none" w:sz="0" w:space="0" w:color="auto"/>
            <w:right w:val="none" w:sz="0" w:space="0" w:color="auto"/>
          </w:divBdr>
        </w:div>
      </w:divsChild>
    </w:div>
    <w:div w:id="370081865">
      <w:bodyDiv w:val="1"/>
      <w:marLeft w:val="0"/>
      <w:marRight w:val="0"/>
      <w:marTop w:val="0"/>
      <w:marBottom w:val="0"/>
      <w:divBdr>
        <w:top w:val="none" w:sz="0" w:space="0" w:color="auto"/>
        <w:left w:val="none" w:sz="0" w:space="0" w:color="auto"/>
        <w:bottom w:val="none" w:sz="0" w:space="0" w:color="auto"/>
        <w:right w:val="none" w:sz="0" w:space="0" w:color="auto"/>
      </w:divBdr>
    </w:div>
    <w:div w:id="395009620">
      <w:bodyDiv w:val="1"/>
      <w:marLeft w:val="0"/>
      <w:marRight w:val="0"/>
      <w:marTop w:val="0"/>
      <w:marBottom w:val="0"/>
      <w:divBdr>
        <w:top w:val="none" w:sz="0" w:space="0" w:color="auto"/>
        <w:left w:val="none" w:sz="0" w:space="0" w:color="auto"/>
        <w:bottom w:val="none" w:sz="0" w:space="0" w:color="auto"/>
        <w:right w:val="none" w:sz="0" w:space="0" w:color="auto"/>
      </w:divBdr>
    </w:div>
    <w:div w:id="526407143">
      <w:bodyDiv w:val="1"/>
      <w:marLeft w:val="0"/>
      <w:marRight w:val="0"/>
      <w:marTop w:val="0"/>
      <w:marBottom w:val="0"/>
      <w:divBdr>
        <w:top w:val="none" w:sz="0" w:space="0" w:color="auto"/>
        <w:left w:val="none" w:sz="0" w:space="0" w:color="auto"/>
        <w:bottom w:val="none" w:sz="0" w:space="0" w:color="auto"/>
        <w:right w:val="none" w:sz="0" w:space="0" w:color="auto"/>
      </w:divBdr>
      <w:divsChild>
        <w:div w:id="132717594">
          <w:marLeft w:val="0"/>
          <w:marRight w:val="0"/>
          <w:marTop w:val="0"/>
          <w:marBottom w:val="0"/>
          <w:divBdr>
            <w:top w:val="none" w:sz="0" w:space="0" w:color="auto"/>
            <w:left w:val="none" w:sz="0" w:space="0" w:color="auto"/>
            <w:bottom w:val="none" w:sz="0" w:space="0" w:color="auto"/>
            <w:right w:val="none" w:sz="0" w:space="0" w:color="auto"/>
          </w:divBdr>
        </w:div>
        <w:div w:id="2000647153">
          <w:marLeft w:val="0"/>
          <w:marRight w:val="0"/>
          <w:marTop w:val="0"/>
          <w:marBottom w:val="0"/>
          <w:divBdr>
            <w:top w:val="none" w:sz="0" w:space="0" w:color="auto"/>
            <w:left w:val="none" w:sz="0" w:space="0" w:color="auto"/>
            <w:bottom w:val="none" w:sz="0" w:space="0" w:color="auto"/>
            <w:right w:val="none" w:sz="0" w:space="0" w:color="auto"/>
          </w:divBdr>
        </w:div>
      </w:divsChild>
    </w:div>
    <w:div w:id="637613055">
      <w:bodyDiv w:val="1"/>
      <w:marLeft w:val="0"/>
      <w:marRight w:val="0"/>
      <w:marTop w:val="0"/>
      <w:marBottom w:val="0"/>
      <w:divBdr>
        <w:top w:val="none" w:sz="0" w:space="0" w:color="auto"/>
        <w:left w:val="none" w:sz="0" w:space="0" w:color="auto"/>
        <w:bottom w:val="none" w:sz="0" w:space="0" w:color="auto"/>
        <w:right w:val="none" w:sz="0" w:space="0" w:color="auto"/>
      </w:divBdr>
      <w:divsChild>
        <w:div w:id="1333534243">
          <w:marLeft w:val="0"/>
          <w:marRight w:val="0"/>
          <w:marTop w:val="0"/>
          <w:marBottom w:val="0"/>
          <w:divBdr>
            <w:top w:val="none" w:sz="0" w:space="0" w:color="auto"/>
            <w:left w:val="none" w:sz="0" w:space="0" w:color="auto"/>
            <w:bottom w:val="none" w:sz="0" w:space="0" w:color="auto"/>
            <w:right w:val="none" w:sz="0" w:space="0" w:color="auto"/>
          </w:divBdr>
        </w:div>
        <w:div w:id="1688554583">
          <w:marLeft w:val="0"/>
          <w:marRight w:val="0"/>
          <w:marTop w:val="0"/>
          <w:marBottom w:val="0"/>
          <w:divBdr>
            <w:top w:val="none" w:sz="0" w:space="0" w:color="auto"/>
            <w:left w:val="none" w:sz="0" w:space="0" w:color="auto"/>
            <w:bottom w:val="none" w:sz="0" w:space="0" w:color="auto"/>
            <w:right w:val="none" w:sz="0" w:space="0" w:color="auto"/>
          </w:divBdr>
        </w:div>
      </w:divsChild>
    </w:div>
    <w:div w:id="700086985">
      <w:bodyDiv w:val="1"/>
      <w:marLeft w:val="0"/>
      <w:marRight w:val="0"/>
      <w:marTop w:val="0"/>
      <w:marBottom w:val="0"/>
      <w:divBdr>
        <w:top w:val="none" w:sz="0" w:space="0" w:color="auto"/>
        <w:left w:val="none" w:sz="0" w:space="0" w:color="auto"/>
        <w:bottom w:val="none" w:sz="0" w:space="0" w:color="auto"/>
        <w:right w:val="none" w:sz="0" w:space="0" w:color="auto"/>
      </w:divBdr>
      <w:divsChild>
        <w:div w:id="819276241">
          <w:marLeft w:val="0"/>
          <w:marRight w:val="0"/>
          <w:marTop w:val="0"/>
          <w:marBottom w:val="0"/>
          <w:divBdr>
            <w:top w:val="none" w:sz="0" w:space="0" w:color="auto"/>
            <w:left w:val="none" w:sz="0" w:space="0" w:color="auto"/>
            <w:bottom w:val="none" w:sz="0" w:space="0" w:color="auto"/>
            <w:right w:val="none" w:sz="0" w:space="0" w:color="auto"/>
          </w:divBdr>
        </w:div>
        <w:div w:id="962734808">
          <w:marLeft w:val="0"/>
          <w:marRight w:val="0"/>
          <w:marTop w:val="0"/>
          <w:marBottom w:val="0"/>
          <w:divBdr>
            <w:top w:val="none" w:sz="0" w:space="0" w:color="auto"/>
            <w:left w:val="none" w:sz="0" w:space="0" w:color="auto"/>
            <w:bottom w:val="none" w:sz="0" w:space="0" w:color="auto"/>
            <w:right w:val="none" w:sz="0" w:space="0" w:color="auto"/>
          </w:divBdr>
        </w:div>
      </w:divsChild>
    </w:div>
    <w:div w:id="1013461321">
      <w:bodyDiv w:val="1"/>
      <w:marLeft w:val="0"/>
      <w:marRight w:val="0"/>
      <w:marTop w:val="0"/>
      <w:marBottom w:val="0"/>
      <w:divBdr>
        <w:top w:val="none" w:sz="0" w:space="0" w:color="auto"/>
        <w:left w:val="none" w:sz="0" w:space="0" w:color="auto"/>
        <w:bottom w:val="none" w:sz="0" w:space="0" w:color="auto"/>
        <w:right w:val="none" w:sz="0" w:space="0" w:color="auto"/>
      </w:divBdr>
    </w:div>
    <w:div w:id="1139612891">
      <w:bodyDiv w:val="1"/>
      <w:marLeft w:val="0"/>
      <w:marRight w:val="0"/>
      <w:marTop w:val="0"/>
      <w:marBottom w:val="0"/>
      <w:divBdr>
        <w:top w:val="none" w:sz="0" w:space="0" w:color="auto"/>
        <w:left w:val="none" w:sz="0" w:space="0" w:color="auto"/>
        <w:bottom w:val="none" w:sz="0" w:space="0" w:color="auto"/>
        <w:right w:val="none" w:sz="0" w:space="0" w:color="auto"/>
      </w:divBdr>
      <w:divsChild>
        <w:div w:id="1538159794">
          <w:marLeft w:val="0"/>
          <w:marRight w:val="0"/>
          <w:marTop w:val="0"/>
          <w:marBottom w:val="0"/>
          <w:divBdr>
            <w:top w:val="none" w:sz="0" w:space="0" w:color="auto"/>
            <w:left w:val="none" w:sz="0" w:space="0" w:color="auto"/>
            <w:bottom w:val="none" w:sz="0" w:space="0" w:color="auto"/>
            <w:right w:val="none" w:sz="0" w:space="0" w:color="auto"/>
          </w:divBdr>
        </w:div>
        <w:div w:id="1957058655">
          <w:marLeft w:val="0"/>
          <w:marRight w:val="0"/>
          <w:marTop w:val="0"/>
          <w:marBottom w:val="0"/>
          <w:divBdr>
            <w:top w:val="none" w:sz="0" w:space="0" w:color="auto"/>
            <w:left w:val="none" w:sz="0" w:space="0" w:color="auto"/>
            <w:bottom w:val="none" w:sz="0" w:space="0" w:color="auto"/>
            <w:right w:val="none" w:sz="0" w:space="0" w:color="auto"/>
          </w:divBdr>
        </w:div>
      </w:divsChild>
    </w:div>
    <w:div w:id="1348408419">
      <w:bodyDiv w:val="1"/>
      <w:marLeft w:val="0"/>
      <w:marRight w:val="0"/>
      <w:marTop w:val="0"/>
      <w:marBottom w:val="0"/>
      <w:divBdr>
        <w:top w:val="none" w:sz="0" w:space="0" w:color="auto"/>
        <w:left w:val="none" w:sz="0" w:space="0" w:color="auto"/>
        <w:bottom w:val="none" w:sz="0" w:space="0" w:color="auto"/>
        <w:right w:val="none" w:sz="0" w:space="0" w:color="auto"/>
      </w:divBdr>
      <w:divsChild>
        <w:div w:id="1012100149">
          <w:marLeft w:val="0"/>
          <w:marRight w:val="0"/>
          <w:marTop w:val="0"/>
          <w:marBottom w:val="0"/>
          <w:divBdr>
            <w:top w:val="none" w:sz="0" w:space="0" w:color="auto"/>
            <w:left w:val="none" w:sz="0" w:space="0" w:color="auto"/>
            <w:bottom w:val="none" w:sz="0" w:space="0" w:color="auto"/>
            <w:right w:val="none" w:sz="0" w:space="0" w:color="auto"/>
          </w:divBdr>
        </w:div>
        <w:div w:id="1426028254">
          <w:marLeft w:val="0"/>
          <w:marRight w:val="0"/>
          <w:marTop w:val="0"/>
          <w:marBottom w:val="0"/>
          <w:divBdr>
            <w:top w:val="none" w:sz="0" w:space="0" w:color="auto"/>
            <w:left w:val="none" w:sz="0" w:space="0" w:color="auto"/>
            <w:bottom w:val="none" w:sz="0" w:space="0" w:color="auto"/>
            <w:right w:val="none" w:sz="0" w:space="0" w:color="auto"/>
          </w:divBdr>
        </w:div>
      </w:divsChild>
    </w:div>
    <w:div w:id="1376782660">
      <w:bodyDiv w:val="1"/>
      <w:marLeft w:val="0"/>
      <w:marRight w:val="0"/>
      <w:marTop w:val="0"/>
      <w:marBottom w:val="0"/>
      <w:divBdr>
        <w:top w:val="none" w:sz="0" w:space="0" w:color="auto"/>
        <w:left w:val="none" w:sz="0" w:space="0" w:color="auto"/>
        <w:bottom w:val="none" w:sz="0" w:space="0" w:color="auto"/>
        <w:right w:val="none" w:sz="0" w:space="0" w:color="auto"/>
      </w:divBdr>
    </w:div>
    <w:div w:id="1407995821">
      <w:bodyDiv w:val="1"/>
      <w:marLeft w:val="0"/>
      <w:marRight w:val="0"/>
      <w:marTop w:val="0"/>
      <w:marBottom w:val="0"/>
      <w:divBdr>
        <w:top w:val="none" w:sz="0" w:space="0" w:color="auto"/>
        <w:left w:val="none" w:sz="0" w:space="0" w:color="auto"/>
        <w:bottom w:val="none" w:sz="0" w:space="0" w:color="auto"/>
        <w:right w:val="none" w:sz="0" w:space="0" w:color="auto"/>
      </w:divBdr>
      <w:divsChild>
        <w:div w:id="1286695669">
          <w:marLeft w:val="0"/>
          <w:marRight w:val="0"/>
          <w:marTop w:val="0"/>
          <w:marBottom w:val="0"/>
          <w:divBdr>
            <w:top w:val="none" w:sz="0" w:space="0" w:color="auto"/>
            <w:left w:val="none" w:sz="0" w:space="0" w:color="auto"/>
            <w:bottom w:val="none" w:sz="0" w:space="0" w:color="auto"/>
            <w:right w:val="none" w:sz="0" w:space="0" w:color="auto"/>
          </w:divBdr>
        </w:div>
        <w:div w:id="1828665076">
          <w:marLeft w:val="0"/>
          <w:marRight w:val="0"/>
          <w:marTop w:val="0"/>
          <w:marBottom w:val="0"/>
          <w:divBdr>
            <w:top w:val="none" w:sz="0" w:space="0" w:color="auto"/>
            <w:left w:val="none" w:sz="0" w:space="0" w:color="auto"/>
            <w:bottom w:val="none" w:sz="0" w:space="0" w:color="auto"/>
            <w:right w:val="none" w:sz="0" w:space="0" w:color="auto"/>
          </w:divBdr>
        </w:div>
      </w:divsChild>
    </w:div>
    <w:div w:id="1635598403">
      <w:bodyDiv w:val="1"/>
      <w:marLeft w:val="0"/>
      <w:marRight w:val="0"/>
      <w:marTop w:val="0"/>
      <w:marBottom w:val="0"/>
      <w:divBdr>
        <w:top w:val="none" w:sz="0" w:space="0" w:color="auto"/>
        <w:left w:val="none" w:sz="0" w:space="0" w:color="auto"/>
        <w:bottom w:val="none" w:sz="0" w:space="0" w:color="auto"/>
        <w:right w:val="none" w:sz="0" w:space="0" w:color="auto"/>
      </w:divBdr>
    </w:div>
    <w:div w:id="1841650418">
      <w:bodyDiv w:val="1"/>
      <w:marLeft w:val="0"/>
      <w:marRight w:val="0"/>
      <w:marTop w:val="0"/>
      <w:marBottom w:val="0"/>
      <w:divBdr>
        <w:top w:val="none" w:sz="0" w:space="0" w:color="auto"/>
        <w:left w:val="none" w:sz="0" w:space="0" w:color="auto"/>
        <w:bottom w:val="none" w:sz="0" w:space="0" w:color="auto"/>
        <w:right w:val="none" w:sz="0" w:space="0" w:color="auto"/>
      </w:divBdr>
      <w:divsChild>
        <w:div w:id="946497896">
          <w:marLeft w:val="0"/>
          <w:marRight w:val="0"/>
          <w:marTop w:val="0"/>
          <w:marBottom w:val="0"/>
          <w:divBdr>
            <w:top w:val="none" w:sz="0" w:space="0" w:color="auto"/>
            <w:left w:val="none" w:sz="0" w:space="0" w:color="auto"/>
            <w:bottom w:val="none" w:sz="0" w:space="0" w:color="auto"/>
            <w:right w:val="none" w:sz="0" w:space="0" w:color="auto"/>
          </w:divBdr>
        </w:div>
        <w:div w:id="1689602493">
          <w:marLeft w:val="0"/>
          <w:marRight w:val="0"/>
          <w:marTop w:val="0"/>
          <w:marBottom w:val="0"/>
          <w:divBdr>
            <w:top w:val="none" w:sz="0" w:space="0" w:color="auto"/>
            <w:left w:val="none" w:sz="0" w:space="0" w:color="auto"/>
            <w:bottom w:val="none" w:sz="0" w:space="0" w:color="auto"/>
            <w:right w:val="none" w:sz="0" w:space="0" w:color="auto"/>
          </w:divBdr>
        </w:div>
      </w:divsChild>
    </w:div>
    <w:div w:id="1884441327">
      <w:bodyDiv w:val="1"/>
      <w:marLeft w:val="0"/>
      <w:marRight w:val="0"/>
      <w:marTop w:val="0"/>
      <w:marBottom w:val="0"/>
      <w:divBdr>
        <w:top w:val="none" w:sz="0" w:space="0" w:color="auto"/>
        <w:left w:val="none" w:sz="0" w:space="0" w:color="auto"/>
        <w:bottom w:val="none" w:sz="0" w:space="0" w:color="auto"/>
        <w:right w:val="none" w:sz="0" w:space="0" w:color="auto"/>
      </w:divBdr>
    </w:div>
    <w:div w:id="1946037652">
      <w:bodyDiv w:val="1"/>
      <w:marLeft w:val="0"/>
      <w:marRight w:val="0"/>
      <w:marTop w:val="0"/>
      <w:marBottom w:val="0"/>
      <w:divBdr>
        <w:top w:val="none" w:sz="0" w:space="0" w:color="auto"/>
        <w:left w:val="none" w:sz="0" w:space="0" w:color="auto"/>
        <w:bottom w:val="none" w:sz="0" w:space="0" w:color="auto"/>
        <w:right w:val="none" w:sz="0" w:space="0" w:color="auto"/>
      </w:divBdr>
      <w:divsChild>
        <w:div w:id="17779450">
          <w:marLeft w:val="0"/>
          <w:marRight w:val="0"/>
          <w:marTop w:val="0"/>
          <w:marBottom w:val="0"/>
          <w:divBdr>
            <w:top w:val="none" w:sz="0" w:space="0" w:color="auto"/>
            <w:left w:val="none" w:sz="0" w:space="0" w:color="auto"/>
            <w:bottom w:val="none" w:sz="0" w:space="0" w:color="auto"/>
            <w:right w:val="none" w:sz="0" w:space="0" w:color="auto"/>
          </w:divBdr>
        </w:div>
        <w:div w:id="17973250">
          <w:marLeft w:val="0"/>
          <w:marRight w:val="0"/>
          <w:marTop w:val="0"/>
          <w:marBottom w:val="0"/>
          <w:divBdr>
            <w:top w:val="none" w:sz="0" w:space="0" w:color="auto"/>
            <w:left w:val="none" w:sz="0" w:space="0" w:color="auto"/>
            <w:bottom w:val="none" w:sz="0" w:space="0" w:color="auto"/>
            <w:right w:val="none" w:sz="0" w:space="0" w:color="auto"/>
          </w:divBdr>
        </w:div>
        <w:div w:id="791634007">
          <w:marLeft w:val="0"/>
          <w:marRight w:val="0"/>
          <w:marTop w:val="0"/>
          <w:marBottom w:val="0"/>
          <w:divBdr>
            <w:top w:val="none" w:sz="0" w:space="0" w:color="auto"/>
            <w:left w:val="none" w:sz="0" w:space="0" w:color="auto"/>
            <w:bottom w:val="none" w:sz="0" w:space="0" w:color="auto"/>
            <w:right w:val="none" w:sz="0" w:space="0" w:color="auto"/>
          </w:divBdr>
        </w:div>
        <w:div w:id="1712265598">
          <w:marLeft w:val="0"/>
          <w:marRight w:val="0"/>
          <w:marTop w:val="0"/>
          <w:marBottom w:val="0"/>
          <w:divBdr>
            <w:top w:val="none" w:sz="0" w:space="0" w:color="auto"/>
            <w:left w:val="none" w:sz="0" w:space="0" w:color="auto"/>
            <w:bottom w:val="none" w:sz="0" w:space="0" w:color="auto"/>
            <w:right w:val="none" w:sz="0" w:space="0" w:color="auto"/>
          </w:divBdr>
        </w:div>
      </w:divsChild>
    </w:div>
    <w:div w:id="2028210847">
      <w:bodyDiv w:val="1"/>
      <w:marLeft w:val="0"/>
      <w:marRight w:val="0"/>
      <w:marTop w:val="0"/>
      <w:marBottom w:val="0"/>
      <w:divBdr>
        <w:top w:val="none" w:sz="0" w:space="0" w:color="auto"/>
        <w:left w:val="none" w:sz="0" w:space="0" w:color="auto"/>
        <w:bottom w:val="none" w:sz="0" w:space="0" w:color="auto"/>
        <w:right w:val="none" w:sz="0" w:space="0" w:color="auto"/>
      </w:divBdr>
      <w:divsChild>
        <w:div w:id="348988487">
          <w:marLeft w:val="0"/>
          <w:marRight w:val="0"/>
          <w:marTop w:val="0"/>
          <w:marBottom w:val="0"/>
          <w:divBdr>
            <w:top w:val="none" w:sz="0" w:space="0" w:color="auto"/>
            <w:left w:val="none" w:sz="0" w:space="0" w:color="auto"/>
            <w:bottom w:val="none" w:sz="0" w:space="0" w:color="auto"/>
            <w:right w:val="none" w:sz="0" w:space="0" w:color="auto"/>
          </w:divBdr>
        </w:div>
        <w:div w:id="1035422451">
          <w:marLeft w:val="0"/>
          <w:marRight w:val="0"/>
          <w:marTop w:val="0"/>
          <w:marBottom w:val="0"/>
          <w:divBdr>
            <w:top w:val="none" w:sz="0" w:space="0" w:color="auto"/>
            <w:left w:val="none" w:sz="0" w:space="0" w:color="auto"/>
            <w:bottom w:val="none" w:sz="0" w:space="0" w:color="auto"/>
            <w:right w:val="none" w:sz="0" w:space="0" w:color="auto"/>
          </w:divBdr>
        </w:div>
      </w:divsChild>
    </w:div>
    <w:div w:id="2146042680">
      <w:bodyDiv w:val="1"/>
      <w:marLeft w:val="0"/>
      <w:marRight w:val="0"/>
      <w:marTop w:val="0"/>
      <w:marBottom w:val="0"/>
      <w:divBdr>
        <w:top w:val="none" w:sz="0" w:space="0" w:color="auto"/>
        <w:left w:val="none" w:sz="0" w:space="0" w:color="auto"/>
        <w:bottom w:val="none" w:sz="0" w:space="0" w:color="auto"/>
        <w:right w:val="none" w:sz="0" w:space="0" w:color="auto"/>
      </w:divBdr>
      <w:divsChild>
        <w:div w:id="426538838">
          <w:marLeft w:val="0"/>
          <w:marRight w:val="0"/>
          <w:marTop w:val="0"/>
          <w:marBottom w:val="0"/>
          <w:divBdr>
            <w:top w:val="none" w:sz="0" w:space="0" w:color="auto"/>
            <w:left w:val="none" w:sz="0" w:space="0" w:color="auto"/>
            <w:bottom w:val="none" w:sz="0" w:space="0" w:color="auto"/>
            <w:right w:val="none" w:sz="0" w:space="0" w:color="auto"/>
          </w:divBdr>
        </w:div>
        <w:div w:id="569122468">
          <w:marLeft w:val="0"/>
          <w:marRight w:val="0"/>
          <w:marTop w:val="0"/>
          <w:marBottom w:val="0"/>
          <w:divBdr>
            <w:top w:val="none" w:sz="0" w:space="0" w:color="auto"/>
            <w:left w:val="none" w:sz="0" w:space="0" w:color="auto"/>
            <w:bottom w:val="none" w:sz="0" w:space="0" w:color="auto"/>
            <w:right w:val="none" w:sz="0" w:space="0" w:color="auto"/>
          </w:divBdr>
        </w:div>
        <w:div w:id="704986141">
          <w:marLeft w:val="0"/>
          <w:marRight w:val="0"/>
          <w:marTop w:val="0"/>
          <w:marBottom w:val="0"/>
          <w:divBdr>
            <w:top w:val="none" w:sz="0" w:space="0" w:color="auto"/>
            <w:left w:val="none" w:sz="0" w:space="0" w:color="auto"/>
            <w:bottom w:val="none" w:sz="0" w:space="0" w:color="auto"/>
            <w:right w:val="none" w:sz="0" w:space="0" w:color="auto"/>
          </w:divBdr>
        </w:div>
        <w:div w:id="1012489831">
          <w:marLeft w:val="0"/>
          <w:marRight w:val="0"/>
          <w:marTop w:val="0"/>
          <w:marBottom w:val="0"/>
          <w:divBdr>
            <w:top w:val="none" w:sz="0" w:space="0" w:color="auto"/>
            <w:left w:val="none" w:sz="0" w:space="0" w:color="auto"/>
            <w:bottom w:val="none" w:sz="0" w:space="0" w:color="auto"/>
            <w:right w:val="none" w:sz="0" w:space="0" w:color="auto"/>
          </w:divBdr>
        </w:div>
        <w:div w:id="1046949719">
          <w:marLeft w:val="0"/>
          <w:marRight w:val="0"/>
          <w:marTop w:val="0"/>
          <w:marBottom w:val="0"/>
          <w:divBdr>
            <w:top w:val="none" w:sz="0" w:space="0" w:color="auto"/>
            <w:left w:val="none" w:sz="0" w:space="0" w:color="auto"/>
            <w:bottom w:val="none" w:sz="0" w:space="0" w:color="auto"/>
            <w:right w:val="none" w:sz="0" w:space="0" w:color="auto"/>
          </w:divBdr>
        </w:div>
        <w:div w:id="1195659641">
          <w:marLeft w:val="0"/>
          <w:marRight w:val="0"/>
          <w:marTop w:val="0"/>
          <w:marBottom w:val="0"/>
          <w:divBdr>
            <w:top w:val="none" w:sz="0" w:space="0" w:color="auto"/>
            <w:left w:val="none" w:sz="0" w:space="0" w:color="auto"/>
            <w:bottom w:val="none" w:sz="0" w:space="0" w:color="auto"/>
            <w:right w:val="none" w:sz="0" w:space="0" w:color="auto"/>
          </w:divBdr>
        </w:div>
        <w:div w:id="1308827789">
          <w:marLeft w:val="0"/>
          <w:marRight w:val="0"/>
          <w:marTop w:val="0"/>
          <w:marBottom w:val="0"/>
          <w:divBdr>
            <w:top w:val="none" w:sz="0" w:space="0" w:color="auto"/>
            <w:left w:val="none" w:sz="0" w:space="0" w:color="auto"/>
            <w:bottom w:val="none" w:sz="0" w:space="0" w:color="auto"/>
            <w:right w:val="none" w:sz="0" w:space="0" w:color="auto"/>
          </w:divBdr>
        </w:div>
        <w:div w:id="1557548891">
          <w:marLeft w:val="0"/>
          <w:marRight w:val="0"/>
          <w:marTop w:val="0"/>
          <w:marBottom w:val="0"/>
          <w:divBdr>
            <w:top w:val="none" w:sz="0" w:space="0" w:color="auto"/>
            <w:left w:val="none" w:sz="0" w:space="0" w:color="auto"/>
            <w:bottom w:val="none" w:sz="0" w:space="0" w:color="auto"/>
            <w:right w:val="none" w:sz="0" w:space="0" w:color="auto"/>
          </w:divBdr>
        </w:div>
        <w:div w:id="1562595349">
          <w:marLeft w:val="0"/>
          <w:marRight w:val="0"/>
          <w:marTop w:val="0"/>
          <w:marBottom w:val="0"/>
          <w:divBdr>
            <w:top w:val="none" w:sz="0" w:space="0" w:color="auto"/>
            <w:left w:val="none" w:sz="0" w:space="0" w:color="auto"/>
            <w:bottom w:val="none" w:sz="0" w:space="0" w:color="auto"/>
            <w:right w:val="none" w:sz="0" w:space="0" w:color="auto"/>
          </w:divBdr>
        </w:div>
        <w:div w:id="1597446133">
          <w:marLeft w:val="0"/>
          <w:marRight w:val="0"/>
          <w:marTop w:val="0"/>
          <w:marBottom w:val="0"/>
          <w:divBdr>
            <w:top w:val="none" w:sz="0" w:space="0" w:color="auto"/>
            <w:left w:val="none" w:sz="0" w:space="0" w:color="auto"/>
            <w:bottom w:val="none" w:sz="0" w:space="0" w:color="auto"/>
            <w:right w:val="none" w:sz="0" w:space="0" w:color="auto"/>
          </w:divBdr>
        </w:div>
        <w:div w:id="1929263561">
          <w:marLeft w:val="0"/>
          <w:marRight w:val="0"/>
          <w:marTop w:val="0"/>
          <w:marBottom w:val="0"/>
          <w:divBdr>
            <w:top w:val="none" w:sz="0" w:space="0" w:color="auto"/>
            <w:left w:val="none" w:sz="0" w:space="0" w:color="auto"/>
            <w:bottom w:val="none" w:sz="0" w:space="0" w:color="auto"/>
            <w:right w:val="none" w:sz="0" w:space="0" w:color="auto"/>
          </w:divBdr>
        </w:div>
        <w:div w:id="2051761528">
          <w:marLeft w:val="0"/>
          <w:marRight w:val="0"/>
          <w:marTop w:val="0"/>
          <w:marBottom w:val="0"/>
          <w:divBdr>
            <w:top w:val="none" w:sz="0" w:space="0" w:color="auto"/>
            <w:left w:val="none" w:sz="0" w:space="0" w:color="auto"/>
            <w:bottom w:val="none" w:sz="0" w:space="0" w:color="auto"/>
            <w:right w:val="none" w:sz="0" w:space="0" w:color="auto"/>
          </w:divBdr>
        </w:div>
        <w:div w:id="2116243641">
          <w:marLeft w:val="0"/>
          <w:marRight w:val="0"/>
          <w:marTop w:val="0"/>
          <w:marBottom w:val="0"/>
          <w:divBdr>
            <w:top w:val="none" w:sz="0" w:space="0" w:color="auto"/>
            <w:left w:val="none" w:sz="0" w:space="0" w:color="auto"/>
            <w:bottom w:val="none" w:sz="0" w:space="0" w:color="auto"/>
            <w:right w:val="none" w:sz="0" w:space="0" w:color="auto"/>
          </w:divBdr>
        </w:div>
        <w:div w:id="2118258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tools.ietf.org/html/rfc6150"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tools.ietf.org/html/rfc1186"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mitchgrout/COMP520" TargetMode="External"/><Relationship Id="rId10" Type="http://schemas.openxmlformats.org/officeDocument/2006/relationships/image" Target="media/image2.emf"/><Relationship Id="rId19" Type="http://schemas.openxmlformats.org/officeDocument/2006/relationships/hyperlink" Target="https://shattered.io/"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tools.ietf.org/html/rfc6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Report Template">
      <a:majorFont>
        <a:latin typeface="Linux Biolinum"/>
        <a:ea typeface=""/>
        <a:cs typeface=""/>
      </a:majorFont>
      <a:minorFont>
        <a:latin typeface="Linux Libertin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ml_zbrph2015</b:Tag>
    <b:SourceType>JournalArticle</b:SourceType>
    <b:Guid>{E3DFF4F5-C895-4F1C-A124-E32D7A030939}</b:Guid>
    <b:Author>
      <b:Author>
        <b:NameList>
          <b:Person>
            <b:Last>Žliobaitė</b:Last>
            <b:First>I</b:First>
          </b:Person>
          <b:Person>
            <b:Last>Bifet</b:Last>
            <b:First>A</b:First>
          </b:Person>
          <b:Person>
            <b:Last>Read</b:Last>
            <b:First>J</b:First>
          </b:Person>
          <b:Person>
            <b:Last>Pfahringer</b:Last>
            <b:First>B</b:First>
          </b:Person>
          <b:Person>
            <b:Last>Holmes</b:Last>
            <b:First>G</b:First>
          </b:Person>
        </b:NameList>
      </b:Author>
    </b:Author>
    <b:Title>Evaluation methods and decision theory for classification of streaming data with temporal dependence</b:Title>
    <b:JournalName>Machine Learning</b:JournalName>
    <b:Year>2015</b:Year>
    <b:Pages>455-482</b:Pages>
    <b:Volume>98</b:Volume>
    <b:Issue>3</b:Issue>
    <b:RefOrder>1</b:RefOrder>
  </b:Source>
</b:Sources>
</file>

<file path=customXml/itemProps1.xml><?xml version="1.0" encoding="utf-8"?>
<ds:datastoreItem xmlns:ds="http://schemas.openxmlformats.org/officeDocument/2006/customXml" ds:itemID="{7C33D9A8-8DE0-48B5-8F70-15342C2CD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42583</TotalTime>
  <Pages>74</Pages>
  <Words>24672</Words>
  <Characters>140633</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Report Template, CS Department</vt:lpstr>
    </vt:vector>
  </TitlesOfParts>
  <Company>University of Waikato</Company>
  <LinksUpToDate>false</LinksUpToDate>
  <CharactersWithSpaces>164976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Template, CS Department</dc:title>
  <dc:subject/>
  <dc:creator>Dave Nichols</dc:creator>
  <cp:keywords/>
  <dc:description/>
  <cp:lastModifiedBy>Mitchell</cp:lastModifiedBy>
  <cp:revision>133</cp:revision>
  <cp:lastPrinted>2018-10-22T11:51:00Z</cp:lastPrinted>
  <dcterms:created xsi:type="dcterms:W3CDTF">2018-09-08T11:42:00Z</dcterms:created>
  <dcterms:modified xsi:type="dcterms:W3CDTF">2018-10-22T11:53:00Z</dcterms:modified>
</cp:coreProperties>
</file>